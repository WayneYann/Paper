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DB6" w:rsidRDefault="00CC1DB6">
      <w:pPr>
        <w:pStyle w:val="Title"/>
      </w:pPr>
    </w:p>
    <w:p w:rsidR="00A30184" w:rsidRPr="00A072FC" w:rsidRDefault="00A30184" w:rsidP="00A30184">
      <w:pPr>
        <w:pStyle w:val="Title"/>
        <w:rPr>
          <w:b w:val="0"/>
          <w:sz w:val="36"/>
          <w:szCs w:val="36"/>
          <w:lang w:eastAsia="zh-CN"/>
        </w:rPr>
      </w:pPr>
      <w:bookmarkStart w:id="0" w:name="OLE_LINK3"/>
      <w:bookmarkStart w:id="1" w:name="OLE_LINK4"/>
      <w:r w:rsidRPr="00A072FC">
        <w:rPr>
          <w:rFonts w:hint="eastAsia"/>
          <w:b w:val="0"/>
          <w:sz w:val="36"/>
          <w:szCs w:val="36"/>
          <w:lang w:eastAsia="zh-CN"/>
        </w:rPr>
        <w:t>NTC-</w:t>
      </w:r>
      <w:r w:rsidRPr="00A072FC">
        <w:rPr>
          <w:b w:val="0"/>
          <w:sz w:val="36"/>
          <w:szCs w:val="36"/>
          <w:lang w:eastAsia="zh-CN"/>
        </w:rPr>
        <w:t xml:space="preserve">Affected Ignition of DME by Heated </w:t>
      </w:r>
      <w:proofErr w:type="spellStart"/>
      <w:r w:rsidRPr="00A072FC">
        <w:rPr>
          <w:b w:val="0"/>
          <w:sz w:val="36"/>
          <w:szCs w:val="36"/>
          <w:lang w:eastAsia="zh-CN"/>
        </w:rPr>
        <w:t>Counterflowing</w:t>
      </w:r>
      <w:proofErr w:type="spellEnd"/>
      <w:r w:rsidRPr="00A072FC">
        <w:rPr>
          <w:b w:val="0"/>
          <w:sz w:val="36"/>
          <w:szCs w:val="36"/>
          <w:lang w:eastAsia="zh-CN"/>
        </w:rPr>
        <w:t xml:space="preserve"> Air</w:t>
      </w:r>
      <w:bookmarkEnd w:id="0"/>
      <w:bookmarkEnd w:id="1"/>
    </w:p>
    <w:p w:rsidR="0056194A" w:rsidRPr="00A072FC" w:rsidRDefault="0056194A" w:rsidP="002D4782">
      <w:pPr>
        <w:spacing w:line="360" w:lineRule="auto"/>
        <w:jc w:val="center"/>
        <w:rPr>
          <w:sz w:val="24"/>
          <w:szCs w:val="24"/>
          <w:lang w:eastAsia="zh-CN"/>
        </w:rPr>
      </w:pPr>
    </w:p>
    <w:p w:rsidR="000F41B9" w:rsidRPr="001C247A" w:rsidRDefault="00A30184" w:rsidP="001C247A">
      <w:pPr>
        <w:spacing w:line="360" w:lineRule="auto"/>
        <w:jc w:val="center"/>
        <w:rPr>
          <w:sz w:val="24"/>
          <w:vertAlign w:val="superscript"/>
        </w:rPr>
      </w:pPr>
      <w:proofErr w:type="spellStart"/>
      <w:r w:rsidRPr="001C247A">
        <w:rPr>
          <w:sz w:val="24"/>
        </w:rPr>
        <w:t>Sili</w:t>
      </w:r>
      <w:proofErr w:type="spellEnd"/>
      <w:r w:rsidRPr="001C247A">
        <w:rPr>
          <w:sz w:val="24"/>
        </w:rPr>
        <w:t xml:space="preserve"> Deng, Peng Zhao, </w:t>
      </w:r>
      <w:proofErr w:type="spellStart"/>
      <w:r w:rsidRPr="001C247A">
        <w:rPr>
          <w:sz w:val="24"/>
        </w:rPr>
        <w:t>Delin</w:t>
      </w:r>
      <w:proofErr w:type="spellEnd"/>
      <w:r w:rsidRPr="001C247A">
        <w:rPr>
          <w:sz w:val="24"/>
        </w:rPr>
        <w:t xml:space="preserve"> Zhu and Chung K. Law</w:t>
      </w:r>
    </w:p>
    <w:p w:rsidR="00D97F60" w:rsidRDefault="009D6C33" w:rsidP="002D4782">
      <w:pPr>
        <w:spacing w:line="360" w:lineRule="auto"/>
        <w:jc w:val="center"/>
        <w:rPr>
          <w:i/>
          <w:sz w:val="24"/>
        </w:rPr>
      </w:pPr>
      <w:r w:rsidRPr="000F41B9">
        <w:rPr>
          <w:i/>
          <w:sz w:val="24"/>
        </w:rPr>
        <w:t>Department</w:t>
      </w:r>
      <w:r w:rsidR="00D97F60">
        <w:rPr>
          <w:i/>
          <w:sz w:val="24"/>
        </w:rPr>
        <w:t xml:space="preserve"> of Mechanical and Aerospace Engineering, Princeton University </w:t>
      </w:r>
    </w:p>
    <w:p w:rsidR="000F41B9" w:rsidRDefault="00D97F60" w:rsidP="002D4782">
      <w:pPr>
        <w:spacing w:line="360" w:lineRule="auto"/>
        <w:jc w:val="center"/>
        <w:rPr>
          <w:i/>
          <w:sz w:val="24"/>
        </w:rPr>
      </w:pPr>
      <w:r>
        <w:rPr>
          <w:i/>
          <w:sz w:val="24"/>
        </w:rPr>
        <w:t>Princeton, NJ 08544, USA</w:t>
      </w:r>
    </w:p>
    <w:p w:rsidR="00BD5792" w:rsidRPr="002D4782" w:rsidRDefault="00BD5792" w:rsidP="002D4782">
      <w:pPr>
        <w:pStyle w:val="NoSpacing"/>
        <w:spacing w:line="480" w:lineRule="auto"/>
        <w:ind w:left="0" w:firstLine="0"/>
        <w:jc w:val="both"/>
        <w:rPr>
          <w:rFonts w:ascii="Times New Roman" w:hAnsi="Times New Roman"/>
          <w:b/>
          <w:sz w:val="24"/>
          <w:szCs w:val="20"/>
        </w:rPr>
      </w:pPr>
    </w:p>
    <w:p w:rsidR="00CD0D16" w:rsidRPr="002D4782" w:rsidRDefault="007B2DD7" w:rsidP="002D4782">
      <w:pPr>
        <w:pStyle w:val="NoSpacing"/>
        <w:spacing w:line="480" w:lineRule="auto"/>
        <w:ind w:left="0" w:firstLine="0"/>
        <w:jc w:val="both"/>
        <w:rPr>
          <w:rFonts w:ascii="Times New Roman" w:hAnsi="Times New Roman"/>
          <w:b/>
          <w:sz w:val="24"/>
          <w:szCs w:val="20"/>
        </w:rPr>
      </w:pPr>
      <w:r w:rsidRPr="002D4782">
        <w:rPr>
          <w:rFonts w:ascii="Times New Roman" w:hAnsi="Times New Roman"/>
          <w:b/>
          <w:sz w:val="24"/>
          <w:szCs w:val="20"/>
        </w:rPr>
        <w:t>Abstract</w:t>
      </w:r>
    </w:p>
    <w:p w:rsidR="007B2DD7" w:rsidRPr="002D4782" w:rsidRDefault="007B2DD7" w:rsidP="002D4782">
      <w:pPr>
        <w:pStyle w:val="NoSpacing"/>
        <w:spacing w:line="480" w:lineRule="auto"/>
        <w:ind w:left="0" w:firstLine="0"/>
        <w:jc w:val="both"/>
        <w:rPr>
          <w:rFonts w:ascii="Times New Roman" w:hAnsi="Times New Roman"/>
          <w:sz w:val="24"/>
          <w:szCs w:val="20"/>
        </w:rPr>
      </w:pPr>
      <w:r w:rsidRPr="002D4782">
        <w:rPr>
          <w:rFonts w:ascii="Times New Roman" w:hAnsi="Times New Roman"/>
          <w:sz w:val="24"/>
          <w:szCs w:val="20"/>
        </w:rPr>
        <w:t xml:space="preserve">An experimental study, supported by computation, was conducted on the coupling of NTC-chemistry and transport in low-temperature ignition, using the </w:t>
      </w:r>
      <w:proofErr w:type="spellStart"/>
      <w:r w:rsidRPr="002D4782">
        <w:rPr>
          <w:rFonts w:ascii="Times New Roman" w:hAnsi="Times New Roman"/>
          <w:sz w:val="24"/>
          <w:szCs w:val="20"/>
        </w:rPr>
        <w:t>nonpremixed</w:t>
      </w:r>
      <w:proofErr w:type="spellEnd"/>
      <w:r w:rsidRPr="002D4782">
        <w:rPr>
          <w:rFonts w:ascii="Times New Roman" w:hAnsi="Times New Roman"/>
          <w:sz w:val="24"/>
          <w:szCs w:val="20"/>
        </w:rPr>
        <w:t xml:space="preserve"> </w:t>
      </w:r>
      <w:proofErr w:type="spellStart"/>
      <w:r w:rsidRPr="002D4782">
        <w:rPr>
          <w:rFonts w:ascii="Times New Roman" w:hAnsi="Times New Roman"/>
          <w:sz w:val="24"/>
          <w:szCs w:val="20"/>
        </w:rPr>
        <w:t>counterflow</w:t>
      </w:r>
      <w:proofErr w:type="spellEnd"/>
      <w:r w:rsidRPr="002D4782">
        <w:rPr>
          <w:rFonts w:ascii="Times New Roman" w:hAnsi="Times New Roman"/>
          <w:sz w:val="24"/>
          <w:szCs w:val="20"/>
        </w:rPr>
        <w:t xml:space="preserve"> which provided a well-characterized flow time for comparison with the chemical ignition delay time.  In particular we were interested to explore if ignition in a strained flow field with a finite residence time could still be fundamentally affected by the low-temperature NTC chemistry, as recently computationally demonstrated for the </w:t>
      </w:r>
      <w:proofErr w:type="spellStart"/>
      <w:r w:rsidRPr="002D4782">
        <w:rPr>
          <w:rFonts w:ascii="Times New Roman" w:hAnsi="Times New Roman"/>
          <w:sz w:val="24"/>
          <w:szCs w:val="20"/>
        </w:rPr>
        <w:t>nonpremixed</w:t>
      </w:r>
      <w:proofErr w:type="spellEnd"/>
      <w:r w:rsidRPr="002D4782">
        <w:rPr>
          <w:rFonts w:ascii="Times New Roman" w:hAnsi="Times New Roman"/>
          <w:sz w:val="24"/>
          <w:szCs w:val="20"/>
        </w:rPr>
        <w:t xml:space="preserve"> </w:t>
      </w:r>
      <w:proofErr w:type="spellStart"/>
      <w:r w:rsidRPr="002D4782">
        <w:rPr>
          <w:rFonts w:ascii="Times New Roman" w:hAnsi="Times New Roman"/>
          <w:sz w:val="24"/>
          <w:szCs w:val="20"/>
        </w:rPr>
        <w:t>counterflow</w:t>
      </w:r>
      <w:proofErr w:type="spellEnd"/>
      <w:r w:rsidRPr="002D4782">
        <w:rPr>
          <w:rFonts w:ascii="Times New Roman" w:hAnsi="Times New Roman"/>
          <w:sz w:val="24"/>
          <w:szCs w:val="20"/>
        </w:rPr>
        <w:t xml:space="preserve"> of heptane versus heated air. The fuel chosen in this study is dimethyl ether (DME). The presence of low-temperature reactivity was detected by using a photomultiplier tube (PMT) which measured the </w:t>
      </w:r>
      <w:proofErr w:type="spellStart"/>
      <w:r w:rsidRPr="002D4782">
        <w:rPr>
          <w:rFonts w:ascii="Times New Roman" w:hAnsi="Times New Roman"/>
          <w:sz w:val="24"/>
          <w:szCs w:val="20"/>
        </w:rPr>
        <w:t>chemiluminescense</w:t>
      </w:r>
      <w:proofErr w:type="spellEnd"/>
      <w:r w:rsidRPr="002D4782">
        <w:rPr>
          <w:rFonts w:ascii="Times New Roman" w:hAnsi="Times New Roman"/>
          <w:sz w:val="24"/>
          <w:szCs w:val="20"/>
        </w:rPr>
        <w:t xml:space="preserve"> from the radicals generated by the low-temperature chemistry. A filter combined with the PMT captured the spectrum around 400 nm, corresponding to the radiation emission of the HCHO molecules. The signal is further processed by a lock-in amplifier to diminish the noise. A highly sensitive infrared camera was also used to visualize the mixing reaction layer, with images clearly showing the diffusion cool flame. Experiments conducted under various fuel boundary concentrations and strain rates showed that ignition affected by the NTC chemistry, relevant at lower air boundary temperatures, was achieved at lower strain rates, and was found to be insensitive to a wide range of fuel concentrations. Both experimental findings agreed well with the computation using detailed chemistry, with the controlling mechanisms identified.</w:t>
      </w:r>
    </w:p>
    <w:p w:rsidR="00CD0D16" w:rsidRPr="002D4782" w:rsidRDefault="00CD0D16" w:rsidP="002D4782">
      <w:pPr>
        <w:pStyle w:val="NoSpacing"/>
        <w:spacing w:line="480" w:lineRule="auto"/>
        <w:ind w:left="0" w:firstLine="0"/>
        <w:jc w:val="both"/>
        <w:rPr>
          <w:rFonts w:ascii="Times New Roman" w:hAnsi="Times New Roman"/>
          <w:sz w:val="24"/>
          <w:szCs w:val="20"/>
        </w:rPr>
      </w:pPr>
    </w:p>
    <w:p w:rsidR="00BD5792" w:rsidRPr="002D4782" w:rsidRDefault="003A5658" w:rsidP="002D4782">
      <w:pPr>
        <w:pStyle w:val="Heading1"/>
        <w:numPr>
          <w:ilvl w:val="0"/>
          <w:numId w:val="6"/>
        </w:numPr>
        <w:spacing w:line="480" w:lineRule="auto"/>
        <w:ind w:left="360"/>
        <w:rPr>
          <w:sz w:val="24"/>
        </w:rPr>
      </w:pPr>
      <w:r w:rsidRPr="002D4782">
        <w:rPr>
          <w:sz w:val="24"/>
        </w:rPr>
        <w:t>Int</w:t>
      </w:r>
      <w:r w:rsidR="00AC114A" w:rsidRPr="002D4782">
        <w:rPr>
          <w:sz w:val="24"/>
        </w:rPr>
        <w:t>roduction</w:t>
      </w:r>
    </w:p>
    <w:p w:rsidR="00C92B9C" w:rsidRPr="002D4782" w:rsidRDefault="00DB52BA" w:rsidP="002D4782">
      <w:pPr>
        <w:pStyle w:val="BodyTextIndent"/>
        <w:spacing w:line="480" w:lineRule="auto"/>
        <w:ind w:firstLine="0"/>
        <w:rPr>
          <w:sz w:val="24"/>
        </w:rPr>
      </w:pPr>
      <w:r w:rsidRPr="002D4782">
        <w:rPr>
          <w:rFonts w:hint="eastAsia"/>
          <w:sz w:val="24"/>
        </w:rPr>
        <w:t xml:space="preserve">Negative temperature coefficient (NTC) refers to the phenomenon that </w:t>
      </w:r>
      <w:r w:rsidRPr="002D4782">
        <w:rPr>
          <w:sz w:val="24"/>
        </w:rPr>
        <w:t xml:space="preserve">the </w:t>
      </w:r>
      <w:r w:rsidRPr="002D4782">
        <w:rPr>
          <w:rFonts w:hint="eastAsia"/>
          <w:sz w:val="24"/>
        </w:rPr>
        <w:t xml:space="preserve">ignition delay time of a fuel/air mixture increases with increasing initial temperature </w:t>
      </w:r>
      <w:r w:rsidRPr="002D4782">
        <w:rPr>
          <w:sz w:val="24"/>
        </w:rPr>
        <w:t xml:space="preserve">within a certain low-temperature range. For example, at 1 </w:t>
      </w:r>
      <w:proofErr w:type="spellStart"/>
      <w:r w:rsidRPr="002D4782">
        <w:rPr>
          <w:sz w:val="24"/>
        </w:rPr>
        <w:t>atm</w:t>
      </w:r>
      <w:proofErr w:type="spellEnd"/>
      <w:r w:rsidRPr="002D4782">
        <w:rPr>
          <w:sz w:val="24"/>
        </w:rPr>
        <w:t xml:space="preserve"> this range is between </w:t>
      </w:r>
      <w:r w:rsidRPr="002D4782">
        <w:rPr>
          <w:rFonts w:hint="eastAsia"/>
          <w:sz w:val="24"/>
        </w:rPr>
        <w:t xml:space="preserve">600 </w:t>
      </w:r>
      <w:r w:rsidRPr="002D4782">
        <w:rPr>
          <w:sz w:val="24"/>
        </w:rPr>
        <w:t>and</w:t>
      </w:r>
      <w:r w:rsidRPr="002D4782">
        <w:rPr>
          <w:rFonts w:hint="eastAsia"/>
          <w:sz w:val="24"/>
        </w:rPr>
        <w:t xml:space="preserve"> 800K. It indicates </w:t>
      </w:r>
      <w:r w:rsidRPr="002D4782">
        <w:rPr>
          <w:sz w:val="24"/>
        </w:rPr>
        <w:t xml:space="preserve">that </w:t>
      </w:r>
      <w:r w:rsidRPr="002D4782">
        <w:rPr>
          <w:rFonts w:hint="eastAsia"/>
          <w:sz w:val="24"/>
        </w:rPr>
        <w:t xml:space="preserve">the reactivity of </w:t>
      </w:r>
      <w:r w:rsidRPr="002D4782">
        <w:rPr>
          <w:sz w:val="24"/>
        </w:rPr>
        <w:t>the</w:t>
      </w:r>
      <w:r w:rsidRPr="002D4782">
        <w:rPr>
          <w:rFonts w:hint="eastAsia"/>
          <w:sz w:val="24"/>
        </w:rPr>
        <w:t xml:space="preserve"> mixture </w:t>
      </w:r>
      <w:r w:rsidRPr="002D4782">
        <w:rPr>
          <w:sz w:val="24"/>
        </w:rPr>
        <w:t>i</w:t>
      </w:r>
      <w:r w:rsidRPr="002D4782">
        <w:rPr>
          <w:rFonts w:hint="eastAsia"/>
          <w:sz w:val="24"/>
        </w:rPr>
        <w:t>s non-monotonic to temperature</w:t>
      </w:r>
      <w:r w:rsidRPr="002D4782">
        <w:rPr>
          <w:sz w:val="24"/>
        </w:rPr>
        <w:t xml:space="preserve"> variation</w:t>
      </w:r>
      <w:r w:rsidRPr="002D4782">
        <w:rPr>
          <w:rFonts w:hint="eastAsia"/>
          <w:sz w:val="24"/>
        </w:rPr>
        <w:t xml:space="preserve">, </w:t>
      </w:r>
      <w:r w:rsidRPr="002D4782">
        <w:rPr>
          <w:sz w:val="24"/>
        </w:rPr>
        <w:t>being stronger at lower temperatures</w:t>
      </w:r>
      <w:r w:rsidRPr="002D4782">
        <w:rPr>
          <w:rFonts w:hint="eastAsia"/>
          <w:sz w:val="24"/>
        </w:rPr>
        <w:t>. Since it is so essential to the combustion of most hydrocarbon fuels</w:t>
      </w:r>
      <w:r w:rsidRPr="002D4782">
        <w:rPr>
          <w:sz w:val="24"/>
        </w:rPr>
        <w:t>, especially for processes associated with</w:t>
      </w:r>
      <w:r w:rsidRPr="002D4782">
        <w:rPr>
          <w:rFonts w:hint="eastAsia"/>
          <w:sz w:val="24"/>
        </w:rPr>
        <w:t xml:space="preserve"> engine knock, </w:t>
      </w:r>
      <w:r w:rsidRPr="002D4782">
        <w:rPr>
          <w:sz w:val="24"/>
        </w:rPr>
        <w:t xml:space="preserve">the </w:t>
      </w:r>
      <w:r w:rsidRPr="002D4782">
        <w:rPr>
          <w:rFonts w:hint="eastAsia"/>
          <w:sz w:val="24"/>
        </w:rPr>
        <w:t xml:space="preserve">NTC phenomenon has been extensively </w:t>
      </w:r>
      <w:r w:rsidRPr="002D4782">
        <w:rPr>
          <w:sz w:val="24"/>
        </w:rPr>
        <w:t xml:space="preserve">studied. Most of these studies, however, employed </w:t>
      </w:r>
      <w:r w:rsidRPr="002D4782">
        <w:rPr>
          <w:rFonts w:hint="eastAsia"/>
          <w:sz w:val="24"/>
        </w:rPr>
        <w:t>homogenous systems, such as shock tube (</w:t>
      </w:r>
      <w:proofErr w:type="spellStart"/>
      <w:r w:rsidRPr="002D4782">
        <w:rPr>
          <w:sz w:val="24"/>
        </w:rPr>
        <w:t>Ciezki</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1993), flow reactor (Wada, 2011), jet stirred reactor (</w:t>
      </w:r>
      <w:proofErr w:type="spellStart"/>
      <w:r w:rsidRPr="002D4782">
        <w:rPr>
          <w:rFonts w:hint="eastAsia"/>
          <w:sz w:val="24"/>
        </w:rPr>
        <w:t>Veloo</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2013) and rapid compression machines</w:t>
      </w:r>
      <w:r w:rsidRPr="002D4782">
        <w:rPr>
          <w:sz w:val="24"/>
        </w:rPr>
        <w:t xml:space="preserve"> </w:t>
      </w:r>
      <w:r w:rsidRPr="002D4782">
        <w:rPr>
          <w:rFonts w:hint="eastAsia"/>
          <w:sz w:val="24"/>
        </w:rPr>
        <w:t xml:space="preserve">(Mittal </w:t>
      </w:r>
      <w:r w:rsidRPr="002D4782">
        <w:rPr>
          <w:rFonts w:hint="eastAsia"/>
          <w:i/>
          <w:sz w:val="24"/>
        </w:rPr>
        <w:t>et al.</w:t>
      </w:r>
      <w:r w:rsidRPr="002D4782">
        <w:rPr>
          <w:rFonts w:hint="eastAsia"/>
          <w:sz w:val="24"/>
        </w:rPr>
        <w:t xml:space="preserve"> 2008).</w:t>
      </w:r>
    </w:p>
    <w:p w:rsidR="00745A4C" w:rsidRPr="002D4782" w:rsidRDefault="001A6AB6" w:rsidP="002D4782">
      <w:pPr>
        <w:pStyle w:val="BodyTextIndent"/>
        <w:spacing w:line="480" w:lineRule="auto"/>
        <w:rPr>
          <w:sz w:val="24"/>
        </w:rPr>
      </w:pPr>
      <w:r w:rsidRPr="002D4782">
        <w:rPr>
          <w:sz w:val="24"/>
        </w:rPr>
        <w:t>Since</w:t>
      </w:r>
      <w:r w:rsidRPr="002D4782">
        <w:rPr>
          <w:rFonts w:hint="eastAsia"/>
          <w:sz w:val="24"/>
        </w:rPr>
        <w:t xml:space="preserve"> non-uniformities invariantly exist in realistic combustion systems, the coupling between the NTC chemistry and convective-diffusive transport processes should be considered. It is reasonable to expect that when the transport time scale becomes comparable to that of </w:t>
      </w:r>
      <w:r w:rsidRPr="002D4782">
        <w:rPr>
          <w:sz w:val="24"/>
        </w:rPr>
        <w:t xml:space="preserve">the </w:t>
      </w:r>
      <w:r w:rsidRPr="002D4782">
        <w:rPr>
          <w:rFonts w:hint="eastAsia"/>
          <w:sz w:val="24"/>
        </w:rPr>
        <w:t xml:space="preserve">NTC chemical time scale, the two processes will be strongly coupled. </w:t>
      </w:r>
      <w:r w:rsidRPr="002D4782">
        <w:rPr>
          <w:sz w:val="24"/>
        </w:rPr>
        <w:t>By the same reasoning</w:t>
      </w:r>
      <w:r w:rsidRPr="002D4782">
        <w:rPr>
          <w:rFonts w:hint="eastAsia"/>
          <w:sz w:val="24"/>
        </w:rPr>
        <w:t xml:space="preserve">, when </w:t>
      </w:r>
      <w:r w:rsidRPr="002D4782">
        <w:rPr>
          <w:sz w:val="24"/>
        </w:rPr>
        <w:t xml:space="preserve">the residence time </w:t>
      </w:r>
      <w:r w:rsidRPr="002D4782">
        <w:rPr>
          <w:rFonts w:hint="eastAsia"/>
          <w:sz w:val="24"/>
        </w:rPr>
        <w:t xml:space="preserve">becomes long enough, </w:t>
      </w:r>
      <w:r w:rsidRPr="002D4782">
        <w:rPr>
          <w:sz w:val="24"/>
        </w:rPr>
        <w:t xml:space="preserve">the </w:t>
      </w:r>
      <w:r w:rsidRPr="002D4782">
        <w:rPr>
          <w:rFonts w:hint="eastAsia"/>
          <w:sz w:val="24"/>
        </w:rPr>
        <w:t xml:space="preserve">NTC chemistry will </w:t>
      </w:r>
      <w:r w:rsidR="00BD6838" w:rsidRPr="002D4782">
        <w:rPr>
          <w:sz w:val="24"/>
        </w:rPr>
        <w:t>be</w:t>
      </w:r>
      <w:r w:rsidR="00BD6838" w:rsidRPr="002D4782">
        <w:rPr>
          <w:rFonts w:hint="eastAsia"/>
          <w:sz w:val="24"/>
        </w:rPr>
        <w:t xml:space="preserve"> </w:t>
      </w:r>
      <w:r w:rsidRPr="002D4782">
        <w:rPr>
          <w:rFonts w:hint="eastAsia"/>
          <w:sz w:val="24"/>
        </w:rPr>
        <w:t xml:space="preserve">decoupled from transport processes and the system response will recover that of the homogenous system. </w:t>
      </w:r>
      <w:r w:rsidRPr="002D4782">
        <w:rPr>
          <w:sz w:val="24"/>
        </w:rPr>
        <w:t>Indeed,</w:t>
      </w:r>
      <w:r w:rsidRPr="002D4782">
        <w:rPr>
          <w:rFonts w:hint="eastAsia"/>
          <w:sz w:val="24"/>
        </w:rPr>
        <w:t xml:space="preserve"> Law </w:t>
      </w:r>
      <w:r w:rsidR="00D8684E" w:rsidRPr="002D4782">
        <w:rPr>
          <w:sz w:val="24"/>
        </w:rPr>
        <w:t>and Zhao</w:t>
      </w:r>
      <w:r w:rsidRPr="002D4782">
        <w:rPr>
          <w:rFonts w:hint="eastAsia"/>
          <w:sz w:val="24"/>
        </w:rPr>
        <w:t xml:space="preserve"> (2012) ha</w:t>
      </w:r>
      <w:r w:rsidR="00BD6838" w:rsidRPr="002D4782">
        <w:rPr>
          <w:sz w:val="24"/>
        </w:rPr>
        <w:t>ve</w:t>
      </w:r>
      <w:r w:rsidRPr="002D4782">
        <w:rPr>
          <w:rFonts w:hint="eastAsia"/>
          <w:sz w:val="24"/>
        </w:rPr>
        <w:t xml:space="preserve"> </w:t>
      </w:r>
      <w:r w:rsidRPr="002D4782">
        <w:rPr>
          <w:sz w:val="24"/>
        </w:rPr>
        <w:t xml:space="preserve">recently </w:t>
      </w:r>
      <w:r w:rsidRPr="002D4782">
        <w:rPr>
          <w:rFonts w:hint="eastAsia"/>
          <w:sz w:val="24"/>
        </w:rPr>
        <w:t xml:space="preserve">identified the NTC-affected ignition phenomenon in </w:t>
      </w:r>
      <w:r w:rsidRPr="002D4782">
        <w:rPr>
          <w:sz w:val="24"/>
        </w:rPr>
        <w:t xml:space="preserve">the </w:t>
      </w:r>
      <w:proofErr w:type="spellStart"/>
      <w:r w:rsidRPr="002D4782">
        <w:rPr>
          <w:rFonts w:hint="eastAsia"/>
          <w:sz w:val="24"/>
        </w:rPr>
        <w:t>counterflow</w:t>
      </w:r>
      <w:proofErr w:type="spellEnd"/>
      <w:r w:rsidRPr="002D4782">
        <w:rPr>
          <w:rFonts w:hint="eastAsia"/>
          <w:sz w:val="24"/>
        </w:rPr>
        <w:t xml:space="preserve"> system based on simulation and computational </w:t>
      </w:r>
      <w:r w:rsidRPr="002D4782">
        <w:rPr>
          <w:sz w:val="24"/>
        </w:rPr>
        <w:t>diagnostics</w:t>
      </w:r>
      <w:r w:rsidRPr="002D4782">
        <w:rPr>
          <w:rFonts w:hint="eastAsia"/>
          <w:sz w:val="24"/>
        </w:rPr>
        <w:t xml:space="preserve">, </w:t>
      </w:r>
      <w:r w:rsidRPr="002D4782">
        <w:rPr>
          <w:sz w:val="24"/>
        </w:rPr>
        <w:t>showing the existence of</w:t>
      </w:r>
      <w:r w:rsidRPr="002D4782">
        <w:rPr>
          <w:rFonts w:hint="eastAsia"/>
          <w:sz w:val="24"/>
        </w:rPr>
        <w:t xml:space="preserve"> a secondary S-curve</w:t>
      </w:r>
      <w:r w:rsidR="00BD6838" w:rsidRPr="002D4782">
        <w:rPr>
          <w:sz w:val="24"/>
        </w:rPr>
        <w:t>,</w:t>
      </w:r>
      <w:r w:rsidRPr="002D4782">
        <w:rPr>
          <w:rFonts w:hint="eastAsia"/>
          <w:sz w:val="24"/>
        </w:rPr>
        <w:t xml:space="preserve"> with distinctive ignition and extinction turning points controlled by NTC-chemistry</w:t>
      </w:r>
      <w:r w:rsidR="00BD6838" w:rsidRPr="002D4782">
        <w:rPr>
          <w:sz w:val="24"/>
        </w:rPr>
        <w:t>,</w:t>
      </w:r>
      <w:r w:rsidRPr="002D4782">
        <w:rPr>
          <w:rFonts w:hint="eastAsia"/>
          <w:sz w:val="24"/>
        </w:rPr>
        <w:t xml:space="preserve"> grafted on</w:t>
      </w:r>
      <w:r w:rsidRPr="002D4782">
        <w:rPr>
          <w:sz w:val="24"/>
        </w:rPr>
        <w:t>to</w:t>
      </w:r>
      <w:r w:rsidRPr="002D4782">
        <w:rPr>
          <w:rFonts w:hint="eastAsia"/>
          <w:sz w:val="24"/>
        </w:rPr>
        <w:t xml:space="preserve"> the</w:t>
      </w:r>
      <w:r w:rsidR="00BD6838" w:rsidRPr="002D4782">
        <w:rPr>
          <w:sz w:val="24"/>
        </w:rPr>
        <w:t xml:space="preserve"> lower branch of the</w:t>
      </w:r>
      <w:r w:rsidRPr="002D4782">
        <w:rPr>
          <w:rFonts w:hint="eastAsia"/>
          <w:sz w:val="24"/>
        </w:rPr>
        <w:t xml:space="preserve"> primary S-curve</w:t>
      </w:r>
      <w:r w:rsidRPr="002D4782">
        <w:rPr>
          <w:sz w:val="24"/>
        </w:rPr>
        <w:t>. Furthermore</w:t>
      </w:r>
      <w:r w:rsidRPr="002D4782">
        <w:rPr>
          <w:rFonts w:hint="eastAsia"/>
          <w:sz w:val="24"/>
        </w:rPr>
        <w:t xml:space="preserve"> </w:t>
      </w:r>
      <w:r w:rsidRPr="002D4782">
        <w:rPr>
          <w:sz w:val="24"/>
        </w:rPr>
        <w:t>this secondary S-curve</w:t>
      </w:r>
      <w:r w:rsidRPr="002D4782">
        <w:rPr>
          <w:rFonts w:hint="eastAsia"/>
          <w:sz w:val="24"/>
        </w:rPr>
        <w:t xml:space="preserve"> become</w:t>
      </w:r>
      <w:r w:rsidRPr="002D4782">
        <w:rPr>
          <w:sz w:val="24"/>
        </w:rPr>
        <w:t>s</w:t>
      </w:r>
      <w:r w:rsidRPr="002D4782">
        <w:rPr>
          <w:rFonts w:hint="eastAsia"/>
          <w:sz w:val="24"/>
        </w:rPr>
        <w:t xml:space="preserve"> more pronounced at lower strain rates and higher pressures.</w:t>
      </w:r>
    </w:p>
    <w:p w:rsidR="00745A4C" w:rsidRPr="002D4782" w:rsidRDefault="001C58DF" w:rsidP="002D4782">
      <w:pPr>
        <w:pStyle w:val="BodyTextIndent"/>
        <w:spacing w:line="480" w:lineRule="auto"/>
        <w:rPr>
          <w:sz w:val="24"/>
        </w:rPr>
      </w:pPr>
      <w:r w:rsidRPr="002D4782">
        <w:rPr>
          <w:sz w:val="24"/>
        </w:rPr>
        <w:t xml:space="preserve">The primary objective of the present investigation is to experimentally explore if the subject phenomenon, computationally predicted, indeed exists, and to characterize its response if the </w:t>
      </w:r>
      <w:r w:rsidRPr="002D4782">
        <w:rPr>
          <w:sz w:val="24"/>
        </w:rPr>
        <w:lastRenderedPageBreak/>
        <w:t xml:space="preserve">exploration is affirmative. The investigation is a challenging one because of the weak reactivity and </w:t>
      </w:r>
      <w:proofErr w:type="spellStart"/>
      <w:r w:rsidRPr="002D4782">
        <w:rPr>
          <w:sz w:val="24"/>
        </w:rPr>
        <w:t>exothermicity</w:t>
      </w:r>
      <w:proofErr w:type="spellEnd"/>
      <w:r w:rsidRPr="002D4782">
        <w:rPr>
          <w:sz w:val="24"/>
        </w:rPr>
        <w:t xml:space="preserve"> involved, rendering unambiguous detection difficult.  </w:t>
      </w:r>
    </w:p>
    <w:p w:rsidR="00745A4C" w:rsidRPr="002D4782" w:rsidRDefault="001C58DF" w:rsidP="002D4782">
      <w:pPr>
        <w:pStyle w:val="BodyTextIndent"/>
        <w:spacing w:line="480" w:lineRule="auto"/>
        <w:rPr>
          <w:sz w:val="24"/>
        </w:rPr>
      </w:pPr>
      <w:r w:rsidRPr="002D4782">
        <w:rPr>
          <w:sz w:val="24"/>
        </w:rPr>
        <w:t xml:space="preserve">Dimethyl ether (DME) was selected as the fuel for the present study because it is gaseous and is one of the simplest hydrocarbons exhibiting the NTC behavior. Furthermore, detailed reaction mechanisms for low and high temperature DME oxidation </w:t>
      </w:r>
      <w:r w:rsidRPr="002D4782">
        <w:rPr>
          <w:rFonts w:hint="eastAsia"/>
          <w:sz w:val="24"/>
        </w:rPr>
        <w:t>(</w:t>
      </w:r>
      <w:r w:rsidRPr="002D4782">
        <w:rPr>
          <w:sz w:val="24"/>
        </w:rPr>
        <w:t>Curran</w:t>
      </w:r>
      <w:r w:rsidRPr="002D4782">
        <w:rPr>
          <w:rFonts w:hint="eastAsia"/>
          <w:sz w:val="24"/>
        </w:rPr>
        <w:t xml:space="preserve"> </w:t>
      </w:r>
      <w:r w:rsidRPr="002D4782">
        <w:rPr>
          <w:rFonts w:hint="eastAsia"/>
          <w:i/>
          <w:sz w:val="24"/>
        </w:rPr>
        <w:t>et al</w:t>
      </w:r>
      <w:r w:rsidRPr="002D4782">
        <w:rPr>
          <w:rFonts w:hint="eastAsia"/>
          <w:sz w:val="24"/>
        </w:rPr>
        <w:t>. 1998,</w:t>
      </w:r>
      <w:r w:rsidRPr="002D4782">
        <w:rPr>
          <w:sz w:val="24"/>
        </w:rPr>
        <w:t xml:space="preserve"> Fischer</w:t>
      </w:r>
      <w:r w:rsidRPr="002D4782">
        <w:rPr>
          <w:rFonts w:hint="eastAsia"/>
          <w:sz w:val="24"/>
        </w:rPr>
        <w:t xml:space="preserve"> </w:t>
      </w:r>
      <w:r w:rsidRPr="002D4782">
        <w:rPr>
          <w:rFonts w:hint="eastAsia"/>
          <w:i/>
          <w:sz w:val="24"/>
        </w:rPr>
        <w:t>et al.</w:t>
      </w:r>
      <w:r w:rsidRPr="002D4782">
        <w:rPr>
          <w:rFonts w:hint="eastAsia"/>
          <w:sz w:val="24"/>
        </w:rPr>
        <w:t xml:space="preserve"> 2000,</w:t>
      </w:r>
      <w:r w:rsidRPr="002D4782">
        <w:rPr>
          <w:sz w:val="24"/>
        </w:rPr>
        <w:t xml:space="preserve"> Curran</w:t>
      </w:r>
      <w:r w:rsidRPr="002D4782">
        <w:rPr>
          <w:rFonts w:hint="eastAsia"/>
          <w:sz w:val="24"/>
        </w:rPr>
        <w:t xml:space="preserve"> </w:t>
      </w:r>
      <w:r w:rsidRPr="002D4782">
        <w:rPr>
          <w:rFonts w:hint="eastAsia"/>
          <w:i/>
          <w:sz w:val="24"/>
        </w:rPr>
        <w:t>et al.</w:t>
      </w:r>
      <w:r w:rsidRPr="002D4782">
        <w:rPr>
          <w:sz w:val="24"/>
        </w:rPr>
        <w:t xml:space="preserve"> 2000, </w:t>
      </w:r>
      <w:r w:rsidRPr="002D4782">
        <w:rPr>
          <w:rFonts w:hint="eastAsia"/>
          <w:sz w:val="24"/>
        </w:rPr>
        <w:t xml:space="preserve">Zhao </w:t>
      </w:r>
      <w:r w:rsidRPr="002D4782">
        <w:rPr>
          <w:rFonts w:hint="eastAsia"/>
          <w:i/>
          <w:sz w:val="24"/>
        </w:rPr>
        <w:t>et al.</w:t>
      </w:r>
      <w:r w:rsidRPr="002D4782">
        <w:rPr>
          <w:rFonts w:hint="eastAsia"/>
          <w:sz w:val="24"/>
        </w:rPr>
        <w:t xml:space="preserve"> </w:t>
      </w:r>
      <w:r w:rsidRPr="002D4782">
        <w:rPr>
          <w:sz w:val="24"/>
        </w:rPr>
        <w:t>2008</w:t>
      </w:r>
      <w:r w:rsidRPr="002D4782">
        <w:rPr>
          <w:rFonts w:hint="eastAsia"/>
          <w:sz w:val="24"/>
        </w:rPr>
        <w:t>)</w:t>
      </w:r>
      <w:r w:rsidRPr="002D4782">
        <w:rPr>
          <w:sz w:val="24"/>
        </w:rPr>
        <w:t xml:space="preserve"> have been developed and validated against burner stabilized flames </w:t>
      </w:r>
      <w:r w:rsidRPr="002D4782">
        <w:rPr>
          <w:rFonts w:hint="eastAsia"/>
          <w:sz w:val="24"/>
        </w:rPr>
        <w:t>(</w:t>
      </w:r>
      <w:r w:rsidRPr="002D4782">
        <w:rPr>
          <w:sz w:val="24"/>
        </w:rPr>
        <w:t>Kaiser</w:t>
      </w:r>
      <w:r w:rsidRPr="002D4782">
        <w:rPr>
          <w:rFonts w:hint="eastAsia"/>
          <w:sz w:val="24"/>
        </w:rPr>
        <w:t xml:space="preserve"> </w:t>
      </w:r>
      <w:r w:rsidRPr="002D4782">
        <w:rPr>
          <w:rFonts w:hint="eastAsia"/>
          <w:i/>
          <w:sz w:val="24"/>
        </w:rPr>
        <w:t>et al.</w:t>
      </w:r>
      <w:r w:rsidRPr="002D4782">
        <w:rPr>
          <w:rFonts w:hint="eastAsia"/>
          <w:sz w:val="24"/>
        </w:rPr>
        <w:t xml:space="preserve"> </w:t>
      </w:r>
      <w:r w:rsidRPr="002D4782">
        <w:rPr>
          <w:sz w:val="24"/>
        </w:rPr>
        <w:t>2000</w:t>
      </w:r>
      <w:r w:rsidRPr="002D4782">
        <w:rPr>
          <w:rFonts w:hint="eastAsia"/>
          <w:sz w:val="24"/>
        </w:rPr>
        <w:t>)</w:t>
      </w:r>
      <w:r w:rsidRPr="002D4782">
        <w:rPr>
          <w:sz w:val="24"/>
        </w:rPr>
        <w:t xml:space="preserve">, </w:t>
      </w:r>
      <w:proofErr w:type="spellStart"/>
      <w:r w:rsidRPr="002D4782">
        <w:rPr>
          <w:sz w:val="24"/>
        </w:rPr>
        <w:t>nonpremixed</w:t>
      </w:r>
      <w:proofErr w:type="spellEnd"/>
      <w:r w:rsidRPr="002D4782">
        <w:rPr>
          <w:sz w:val="24"/>
        </w:rPr>
        <w:t xml:space="preserve"> </w:t>
      </w:r>
      <w:proofErr w:type="spellStart"/>
      <w:r w:rsidRPr="002D4782">
        <w:rPr>
          <w:sz w:val="24"/>
        </w:rPr>
        <w:t>counterflow</w:t>
      </w:r>
      <w:proofErr w:type="spellEnd"/>
      <w:r w:rsidRPr="002D4782">
        <w:rPr>
          <w:sz w:val="24"/>
        </w:rPr>
        <w:t xml:space="preserve"> flame ignition </w:t>
      </w:r>
      <w:r w:rsidRPr="002D4782">
        <w:rPr>
          <w:rFonts w:hint="eastAsia"/>
          <w:sz w:val="24"/>
        </w:rPr>
        <w:t>(</w:t>
      </w:r>
      <w:proofErr w:type="spellStart"/>
      <w:r w:rsidRPr="002D4782">
        <w:rPr>
          <w:rFonts w:hint="eastAsia"/>
          <w:sz w:val="24"/>
        </w:rPr>
        <w:t>Zheng</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2005)</w:t>
      </w:r>
      <w:r w:rsidRPr="002D4782">
        <w:rPr>
          <w:sz w:val="24"/>
        </w:rPr>
        <w:t xml:space="preserve">, laminar flame speeds </w:t>
      </w:r>
      <w:r w:rsidRPr="002D4782">
        <w:rPr>
          <w:rFonts w:hint="eastAsia"/>
          <w:sz w:val="24"/>
        </w:rPr>
        <w:t xml:space="preserve">(Qin </w:t>
      </w:r>
      <w:r w:rsidRPr="002D4782">
        <w:rPr>
          <w:i/>
          <w:sz w:val="24"/>
        </w:rPr>
        <w:t>et al</w:t>
      </w:r>
      <w:r w:rsidRPr="002D4782">
        <w:rPr>
          <w:rFonts w:hint="eastAsia"/>
          <w:sz w:val="24"/>
        </w:rPr>
        <w:t>. 2005</w:t>
      </w:r>
      <w:r w:rsidR="00BB3EC5">
        <w:rPr>
          <w:rFonts w:hint="eastAsia"/>
          <w:sz w:val="24"/>
          <w:lang w:eastAsia="zh-CN"/>
        </w:rPr>
        <w:t>，</w:t>
      </w:r>
      <w:r w:rsidR="00BB3EC5">
        <w:rPr>
          <w:rFonts w:hint="eastAsia"/>
          <w:sz w:val="24"/>
          <w:lang w:eastAsia="zh-CN"/>
        </w:rPr>
        <w:t xml:space="preserve">G. </w:t>
      </w:r>
      <w:proofErr w:type="spellStart"/>
      <w:r w:rsidR="00BB3EC5">
        <w:rPr>
          <w:rFonts w:hint="eastAsia"/>
          <w:sz w:val="24"/>
          <w:lang w:eastAsia="zh-CN"/>
        </w:rPr>
        <w:t>Jomass</w:t>
      </w:r>
      <w:proofErr w:type="spellEnd"/>
      <w:r w:rsidR="00BB3EC5">
        <w:rPr>
          <w:rFonts w:hint="eastAsia"/>
          <w:sz w:val="24"/>
          <w:lang w:eastAsia="zh-CN"/>
        </w:rPr>
        <w:t xml:space="preserve"> PhD thesis</w:t>
      </w:r>
      <w:r w:rsidRPr="002D4782">
        <w:rPr>
          <w:rFonts w:hint="eastAsia"/>
          <w:sz w:val="24"/>
        </w:rPr>
        <w:t xml:space="preserve">), and rapid compression machines (Mittal </w:t>
      </w:r>
      <w:r w:rsidRPr="002D4782">
        <w:rPr>
          <w:rFonts w:hint="eastAsia"/>
          <w:i/>
          <w:sz w:val="24"/>
        </w:rPr>
        <w:t>et al.</w:t>
      </w:r>
      <w:r w:rsidRPr="002D4782">
        <w:rPr>
          <w:rFonts w:hint="eastAsia"/>
          <w:sz w:val="24"/>
        </w:rPr>
        <w:t xml:space="preserve"> 2008)</w:t>
      </w:r>
      <w:r w:rsidRPr="002D4782">
        <w:rPr>
          <w:sz w:val="24"/>
        </w:rPr>
        <w:t xml:space="preserve">, allowing computational simulation and thereby guidance and verification of the experimentation. In particular, the present computation was conducted using </w:t>
      </w:r>
      <w:r w:rsidRPr="002D4782">
        <w:rPr>
          <w:rFonts w:hint="eastAsia"/>
          <w:sz w:val="24"/>
        </w:rPr>
        <w:t xml:space="preserve">a skeletal mechanism of 39 </w:t>
      </w:r>
      <w:commentRangeStart w:id="2"/>
      <w:r w:rsidRPr="002D4782">
        <w:rPr>
          <w:rFonts w:hint="eastAsia"/>
          <w:sz w:val="24"/>
        </w:rPr>
        <w:t>species</w:t>
      </w:r>
      <w:commentRangeEnd w:id="2"/>
      <w:r w:rsidR="00BB3EC5">
        <w:rPr>
          <w:rStyle w:val="CommentReference"/>
        </w:rPr>
        <w:commentReference w:id="2"/>
      </w:r>
      <w:r w:rsidR="00BB3EC5">
        <w:rPr>
          <w:rFonts w:hint="eastAsia"/>
          <w:sz w:val="24"/>
          <w:lang w:eastAsia="zh-CN"/>
        </w:rPr>
        <w:t xml:space="preserve"> [ ]</w:t>
      </w:r>
      <w:r w:rsidRPr="002D4782">
        <w:rPr>
          <w:rFonts w:hint="eastAsia"/>
          <w:sz w:val="24"/>
        </w:rPr>
        <w:t xml:space="preserve"> reduced from the well-validated detailed </w:t>
      </w:r>
      <w:r w:rsidRPr="002D4782">
        <w:rPr>
          <w:sz w:val="24"/>
        </w:rPr>
        <w:t>mechanism</w:t>
      </w:r>
      <w:r w:rsidRPr="002D4782">
        <w:rPr>
          <w:rFonts w:hint="eastAsia"/>
          <w:sz w:val="24"/>
        </w:rPr>
        <w:t xml:space="preserve"> </w:t>
      </w:r>
      <w:r w:rsidRPr="002D4782">
        <w:rPr>
          <w:sz w:val="24"/>
        </w:rPr>
        <w:t>of</w:t>
      </w:r>
      <w:r w:rsidRPr="002D4782">
        <w:rPr>
          <w:rFonts w:hint="eastAsia"/>
          <w:sz w:val="24"/>
        </w:rPr>
        <w:t xml:space="preserve"> Zhao </w:t>
      </w:r>
      <w:r w:rsidRPr="002D4782">
        <w:rPr>
          <w:rFonts w:hint="eastAsia"/>
          <w:i/>
          <w:sz w:val="24"/>
        </w:rPr>
        <w:t>et al.</w:t>
      </w:r>
      <w:r w:rsidRPr="002D4782">
        <w:rPr>
          <w:rFonts w:hint="eastAsia"/>
          <w:sz w:val="24"/>
        </w:rPr>
        <w:t xml:space="preserve"> (2008)</w:t>
      </w:r>
      <w:r w:rsidRPr="002D4782">
        <w:rPr>
          <w:sz w:val="24"/>
        </w:rPr>
        <w:t>. On the practical side, it is noted that d</w:t>
      </w:r>
      <w:r w:rsidRPr="002D4782">
        <w:rPr>
          <w:rFonts w:hint="eastAsia"/>
          <w:sz w:val="24"/>
        </w:rPr>
        <w:t>ue to</w:t>
      </w:r>
      <w:r w:rsidRPr="002D4782">
        <w:rPr>
          <w:sz w:val="24"/>
        </w:rPr>
        <w:t xml:space="preserve"> its low-</w:t>
      </w:r>
      <w:proofErr w:type="spellStart"/>
      <w:r w:rsidRPr="002D4782">
        <w:rPr>
          <w:sz w:val="24"/>
        </w:rPr>
        <w:t>sooting</w:t>
      </w:r>
      <w:proofErr w:type="spellEnd"/>
      <w:r w:rsidRPr="002D4782">
        <w:rPr>
          <w:rFonts w:hint="eastAsia"/>
          <w:sz w:val="24"/>
        </w:rPr>
        <w:t xml:space="preserve"> </w:t>
      </w:r>
      <w:r w:rsidRPr="002D4782">
        <w:rPr>
          <w:sz w:val="24"/>
        </w:rPr>
        <w:t>characteristics</w:t>
      </w:r>
      <w:r w:rsidRPr="002D4782">
        <w:rPr>
          <w:rFonts w:hint="eastAsia"/>
          <w:sz w:val="24"/>
        </w:rPr>
        <w:t xml:space="preserve"> </w:t>
      </w:r>
      <w:r w:rsidRPr="002D4782">
        <w:rPr>
          <w:sz w:val="24"/>
        </w:rPr>
        <w:t xml:space="preserve">and </w:t>
      </w:r>
      <w:r w:rsidR="00C67053" w:rsidRPr="002D4782">
        <w:rPr>
          <w:sz w:val="24"/>
        </w:rPr>
        <w:t xml:space="preserve">the </w:t>
      </w:r>
      <w:r w:rsidRPr="002D4782">
        <w:rPr>
          <w:sz w:val="24"/>
        </w:rPr>
        <w:t xml:space="preserve">capacity to be mass produced from </w:t>
      </w:r>
      <w:r w:rsidRPr="002D4782">
        <w:rPr>
          <w:rFonts w:hint="eastAsia"/>
          <w:sz w:val="24"/>
        </w:rPr>
        <w:t xml:space="preserve">natural gas and </w:t>
      </w:r>
      <w:r w:rsidRPr="002D4782">
        <w:rPr>
          <w:sz w:val="24"/>
        </w:rPr>
        <w:t>biomass, DME has been proposed</w:t>
      </w:r>
      <w:r w:rsidRPr="002D4782">
        <w:rPr>
          <w:rFonts w:hint="eastAsia"/>
          <w:sz w:val="24"/>
        </w:rPr>
        <w:t xml:space="preserve"> </w:t>
      </w:r>
      <w:r w:rsidRPr="002D4782">
        <w:rPr>
          <w:sz w:val="24"/>
        </w:rPr>
        <w:t>as a promising alternative diesel fuel and fuel</w:t>
      </w:r>
      <w:r w:rsidRPr="002D4782">
        <w:rPr>
          <w:rFonts w:hint="eastAsia"/>
          <w:sz w:val="24"/>
        </w:rPr>
        <w:t xml:space="preserve"> </w:t>
      </w:r>
      <w:r w:rsidRPr="002D4782">
        <w:rPr>
          <w:sz w:val="24"/>
        </w:rPr>
        <w:t>additive for reducing particulate emissions</w:t>
      </w:r>
      <w:r w:rsidRPr="002D4782">
        <w:rPr>
          <w:rFonts w:hint="eastAsia"/>
          <w:sz w:val="24"/>
        </w:rPr>
        <w:t>.</w:t>
      </w:r>
    </w:p>
    <w:p w:rsidR="007A1B81" w:rsidRPr="002D4782" w:rsidRDefault="007A1B81" w:rsidP="002D4782">
      <w:pPr>
        <w:spacing w:line="480" w:lineRule="auto"/>
        <w:rPr>
          <w:sz w:val="24"/>
        </w:rPr>
      </w:pPr>
    </w:p>
    <w:p w:rsidR="00AC114A" w:rsidRPr="002D4782" w:rsidRDefault="00350D05" w:rsidP="002D4782">
      <w:pPr>
        <w:pStyle w:val="Heading1"/>
        <w:numPr>
          <w:ilvl w:val="0"/>
          <w:numId w:val="6"/>
        </w:numPr>
        <w:spacing w:line="480" w:lineRule="auto"/>
        <w:ind w:left="360"/>
        <w:rPr>
          <w:sz w:val="24"/>
        </w:rPr>
      </w:pPr>
      <w:r w:rsidRPr="002D4782">
        <w:rPr>
          <w:sz w:val="24"/>
        </w:rPr>
        <w:t>Experimental Investigation</w:t>
      </w:r>
    </w:p>
    <w:p w:rsidR="00BD5792" w:rsidRDefault="00BD5792" w:rsidP="00DE10FC">
      <w:pPr>
        <w:pStyle w:val="BodyTextIndent2"/>
        <w:ind w:firstLine="0"/>
        <w:jc w:val="center"/>
      </w:pPr>
    </w:p>
    <w:p w:rsidR="007A1B81" w:rsidRDefault="00F2384F" w:rsidP="00DE10FC">
      <w:pPr>
        <w:pStyle w:val="BodyTextIndent2"/>
        <w:ind w:firstLine="0"/>
        <w:jc w:val="center"/>
      </w:pPr>
      <w:r>
        <w:rPr>
          <w:noProof/>
          <w:lang w:eastAsia="zh-CN"/>
        </w:rPr>
        <w:lastRenderedPageBreak/>
        <w:drawing>
          <wp:inline distT="0" distB="0" distL="0" distR="0" wp14:anchorId="2C89C9C5" wp14:editId="3D0E4D07">
            <wp:extent cx="6172200" cy="3734435"/>
            <wp:effectExtent l="19050" t="0" r="0" b="0"/>
            <wp:docPr id="1" name="Picture 0" descr="Experiment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_Setup.png"/>
                    <pic:cNvPicPr/>
                  </pic:nvPicPr>
                  <pic:blipFill>
                    <a:blip r:embed="rId10"/>
                    <a:stretch>
                      <a:fillRect/>
                    </a:stretch>
                  </pic:blipFill>
                  <pic:spPr>
                    <a:xfrm>
                      <a:off x="0" y="0"/>
                      <a:ext cx="6172200" cy="3734435"/>
                    </a:xfrm>
                    <a:prstGeom prst="rect">
                      <a:avLst/>
                    </a:prstGeom>
                  </pic:spPr>
                </pic:pic>
              </a:graphicData>
            </a:graphic>
          </wp:inline>
        </w:drawing>
      </w:r>
    </w:p>
    <w:p w:rsidR="006C507E" w:rsidRDefault="006C507E" w:rsidP="00DE10FC">
      <w:pPr>
        <w:pStyle w:val="BodyTextIndent2"/>
        <w:ind w:firstLine="0"/>
        <w:jc w:val="center"/>
      </w:pPr>
    </w:p>
    <w:p w:rsidR="00DE10FC" w:rsidRDefault="00DE10FC" w:rsidP="00DE10FC">
      <w:pPr>
        <w:pStyle w:val="BodyTextIndent2"/>
        <w:ind w:firstLine="0"/>
        <w:jc w:val="center"/>
      </w:pPr>
      <w:proofErr w:type="gramStart"/>
      <w:r w:rsidRPr="00DE10FC">
        <w:t>Fig. 1.</w:t>
      </w:r>
      <w:proofErr w:type="gramEnd"/>
      <w:r w:rsidRPr="00DE10FC">
        <w:t xml:space="preserve"> Schematic of the experimental system</w:t>
      </w:r>
    </w:p>
    <w:p w:rsidR="007E7BE7" w:rsidRDefault="007E7BE7" w:rsidP="004519A9">
      <w:pPr>
        <w:pStyle w:val="BodyTextIndent2"/>
        <w:ind w:firstLine="0"/>
        <w:rPr>
          <w:sz w:val="24"/>
          <w:szCs w:val="24"/>
        </w:rPr>
      </w:pPr>
    </w:p>
    <w:p w:rsidR="00745A4C" w:rsidRPr="002D4782" w:rsidRDefault="007E7BE7" w:rsidP="002D4782">
      <w:pPr>
        <w:pStyle w:val="BodyTextIndent2"/>
        <w:spacing w:line="480" w:lineRule="auto"/>
        <w:ind w:firstLine="360"/>
        <w:rPr>
          <w:sz w:val="24"/>
        </w:rPr>
      </w:pPr>
      <w:r w:rsidRPr="002D4782">
        <w:rPr>
          <w:sz w:val="24"/>
        </w:rPr>
        <w:t xml:space="preserve">A schematic of the experimental system is shown in Fig. 1. Detailed descriptions of the </w:t>
      </w:r>
      <w:proofErr w:type="spellStart"/>
      <w:r w:rsidRPr="002D4782">
        <w:rPr>
          <w:sz w:val="24"/>
        </w:rPr>
        <w:t>counterflow</w:t>
      </w:r>
      <w:proofErr w:type="spellEnd"/>
      <w:r w:rsidRPr="002D4782">
        <w:rPr>
          <w:sz w:val="24"/>
        </w:rPr>
        <w:t xml:space="preserve"> experimental apparatus are given in </w:t>
      </w:r>
      <w:r w:rsidRPr="002D4782">
        <w:rPr>
          <w:rFonts w:hint="eastAsia"/>
          <w:sz w:val="24"/>
        </w:rPr>
        <w:t>(</w:t>
      </w:r>
      <w:proofErr w:type="spellStart"/>
      <w:r w:rsidRPr="002D4782">
        <w:rPr>
          <w:sz w:val="24"/>
        </w:rPr>
        <w:t>Fotache</w:t>
      </w:r>
      <w:proofErr w:type="spellEnd"/>
      <w:r w:rsidRPr="002D4782">
        <w:rPr>
          <w:rFonts w:hint="eastAsia"/>
          <w:sz w:val="24"/>
        </w:rPr>
        <w:t xml:space="preserve"> </w:t>
      </w:r>
      <w:r w:rsidRPr="002D4782">
        <w:rPr>
          <w:rFonts w:hint="eastAsia"/>
          <w:i/>
          <w:sz w:val="24"/>
        </w:rPr>
        <w:t>et al.</w:t>
      </w:r>
      <w:r w:rsidRPr="002D4782">
        <w:rPr>
          <w:sz w:val="24"/>
        </w:rPr>
        <w:t xml:space="preserve"> 1995</w:t>
      </w:r>
      <w:r w:rsidRPr="002D4782">
        <w:rPr>
          <w:rFonts w:hint="eastAsia"/>
          <w:sz w:val="24"/>
        </w:rPr>
        <w:t xml:space="preserve">, </w:t>
      </w:r>
      <w:r w:rsidRPr="002D4782">
        <w:rPr>
          <w:sz w:val="24"/>
        </w:rPr>
        <w:t xml:space="preserve">Liu </w:t>
      </w:r>
      <w:r w:rsidRPr="002D4782">
        <w:rPr>
          <w:rFonts w:hint="eastAsia"/>
          <w:i/>
          <w:sz w:val="24"/>
        </w:rPr>
        <w:t xml:space="preserve">et al. </w:t>
      </w:r>
      <w:r w:rsidRPr="002D4782">
        <w:rPr>
          <w:sz w:val="24"/>
        </w:rPr>
        <w:t>2010</w:t>
      </w:r>
      <w:r w:rsidRPr="002D4782">
        <w:rPr>
          <w:rFonts w:hint="eastAsia"/>
          <w:sz w:val="24"/>
        </w:rPr>
        <w:t>)</w:t>
      </w:r>
      <w:r w:rsidRPr="002D4782">
        <w:rPr>
          <w:sz w:val="24"/>
        </w:rPr>
        <w:t xml:space="preserve">. Briefly, the </w:t>
      </w:r>
      <w:proofErr w:type="spellStart"/>
      <w:r w:rsidRPr="002D4782">
        <w:rPr>
          <w:sz w:val="24"/>
        </w:rPr>
        <w:t>counterflow</w:t>
      </w:r>
      <w:proofErr w:type="spellEnd"/>
      <w:r w:rsidRPr="002D4782">
        <w:rPr>
          <w:sz w:val="24"/>
        </w:rPr>
        <w:t xml:space="preserve"> apparatus consists of two vertically oriented opposing quartz nozzles with diameters of 20 mm and separated by 20 mm. A heated air or N</w:t>
      </w:r>
      <w:r w:rsidRPr="002D4782">
        <w:rPr>
          <w:sz w:val="24"/>
          <w:vertAlign w:val="subscript"/>
        </w:rPr>
        <w:t>2</w:t>
      </w:r>
      <w:r w:rsidRPr="002D4782">
        <w:rPr>
          <w:sz w:val="24"/>
        </w:rPr>
        <w:t xml:space="preserve"> </w:t>
      </w:r>
      <w:r w:rsidR="00C67053" w:rsidRPr="002D4782">
        <w:rPr>
          <w:sz w:val="24"/>
        </w:rPr>
        <w:t xml:space="preserve">stream </w:t>
      </w:r>
      <w:r w:rsidRPr="002D4782">
        <w:rPr>
          <w:sz w:val="24"/>
        </w:rPr>
        <w:t>is issued from the upper nozzle and impinges against a room-temperature N</w:t>
      </w:r>
      <w:r w:rsidRPr="002D4782">
        <w:rPr>
          <w:sz w:val="24"/>
          <w:vertAlign w:val="subscript"/>
        </w:rPr>
        <w:t>2</w:t>
      </w:r>
      <w:r w:rsidRPr="002D4782">
        <w:rPr>
          <w:sz w:val="24"/>
        </w:rPr>
        <w:t xml:space="preserve">-diluted DME steam issued from the lower nozzle. Both upper and lower streams are shielded by </w:t>
      </w:r>
      <w:proofErr w:type="spellStart"/>
      <w:r w:rsidRPr="002D4782">
        <w:rPr>
          <w:sz w:val="24"/>
        </w:rPr>
        <w:t>coflowing</w:t>
      </w:r>
      <w:proofErr w:type="spellEnd"/>
      <w:r w:rsidRPr="002D4782">
        <w:rPr>
          <w:sz w:val="24"/>
        </w:rPr>
        <w:t xml:space="preserve"> N</w:t>
      </w:r>
      <w:r w:rsidRPr="002D4782">
        <w:rPr>
          <w:sz w:val="24"/>
          <w:vertAlign w:val="subscript"/>
        </w:rPr>
        <w:t>2</w:t>
      </w:r>
      <w:r w:rsidRPr="002D4782">
        <w:rPr>
          <w:sz w:val="24"/>
        </w:rPr>
        <w:t xml:space="preserve"> to diminish disturbance from the environment. An uncoated K-type (</w:t>
      </w:r>
      <w:proofErr w:type="spellStart"/>
      <w:r w:rsidRPr="002D4782">
        <w:rPr>
          <w:sz w:val="24"/>
        </w:rPr>
        <w:t>Chromel-Alumel</w:t>
      </w:r>
      <w:proofErr w:type="spellEnd"/>
      <w:r w:rsidRPr="002D4782">
        <w:rPr>
          <w:sz w:val="24"/>
        </w:rPr>
        <w:t xml:space="preserve">) thermocouple is used to measure the maximum temperature at the upper nozzle exit. In a typical </w:t>
      </w:r>
      <w:proofErr w:type="spellStart"/>
      <w:r w:rsidRPr="002D4782">
        <w:rPr>
          <w:sz w:val="24"/>
        </w:rPr>
        <w:t>counterflow</w:t>
      </w:r>
      <w:proofErr w:type="spellEnd"/>
      <w:r w:rsidRPr="002D4782">
        <w:rPr>
          <w:sz w:val="24"/>
        </w:rPr>
        <w:t xml:space="preserve"> ignition experiment, ignition is achieved by gradually increasing the air boundary temperature until a flame appear</w:t>
      </w:r>
      <w:r w:rsidRPr="002D4782">
        <w:rPr>
          <w:rFonts w:hint="eastAsia"/>
          <w:sz w:val="24"/>
        </w:rPr>
        <w:t>s</w:t>
      </w:r>
      <w:r w:rsidRPr="002D4782">
        <w:rPr>
          <w:sz w:val="24"/>
        </w:rPr>
        <w:t xml:space="preserve">. The exit temperature, measured by </w:t>
      </w:r>
      <w:r w:rsidR="00C67053" w:rsidRPr="002D4782">
        <w:rPr>
          <w:sz w:val="24"/>
        </w:rPr>
        <w:t>a</w:t>
      </w:r>
      <w:r w:rsidRPr="002D4782">
        <w:rPr>
          <w:sz w:val="24"/>
        </w:rPr>
        <w:t xml:space="preserve"> thermocouple with radiation correction </w:t>
      </w:r>
      <w:r w:rsidRPr="002D4782">
        <w:rPr>
          <w:rFonts w:hint="eastAsia"/>
          <w:sz w:val="24"/>
        </w:rPr>
        <w:t>(</w:t>
      </w:r>
      <w:proofErr w:type="spellStart"/>
      <w:r w:rsidR="00075DE4">
        <w:rPr>
          <w:rFonts w:hint="eastAsia"/>
          <w:sz w:val="24"/>
          <w:lang w:eastAsia="zh-CN"/>
        </w:rPr>
        <w:t>Xiaolin</w:t>
      </w:r>
      <w:proofErr w:type="spellEnd"/>
      <w:r w:rsidR="00075DE4">
        <w:rPr>
          <w:rFonts w:hint="eastAsia"/>
          <w:sz w:val="24"/>
          <w:lang w:eastAsia="zh-CN"/>
        </w:rPr>
        <w:t xml:space="preserve"> </w:t>
      </w:r>
      <w:proofErr w:type="spellStart"/>
      <w:r w:rsidR="00075DE4">
        <w:rPr>
          <w:rFonts w:hint="eastAsia"/>
          <w:sz w:val="24"/>
          <w:lang w:eastAsia="zh-CN"/>
        </w:rPr>
        <w:t>Zheng</w:t>
      </w:r>
      <w:proofErr w:type="spellEnd"/>
      <w:r w:rsidR="00075DE4">
        <w:rPr>
          <w:rFonts w:hint="eastAsia"/>
          <w:sz w:val="24"/>
          <w:lang w:eastAsia="zh-CN"/>
        </w:rPr>
        <w:t xml:space="preserve"> PhD thesis, </w:t>
      </w:r>
      <w:commentRangeStart w:id="3"/>
      <w:r w:rsidR="00075DE4">
        <w:rPr>
          <w:rFonts w:hint="eastAsia"/>
          <w:sz w:val="24"/>
          <w:lang w:eastAsia="zh-CN"/>
        </w:rPr>
        <w:t>2006</w:t>
      </w:r>
      <w:commentRangeEnd w:id="3"/>
      <w:r w:rsidR="00A413F7">
        <w:rPr>
          <w:rStyle w:val="CommentReference"/>
        </w:rPr>
        <w:commentReference w:id="3"/>
      </w:r>
      <w:r w:rsidRPr="002D4782">
        <w:rPr>
          <w:rFonts w:hint="eastAsia"/>
          <w:sz w:val="24"/>
        </w:rPr>
        <w:t>)</w:t>
      </w:r>
      <w:r w:rsidRPr="002D4782">
        <w:rPr>
          <w:sz w:val="24"/>
        </w:rPr>
        <w:t xml:space="preserve">, is then defined as the ignition temperature. Single-point laser Doppler </w:t>
      </w:r>
      <w:proofErr w:type="spellStart"/>
      <w:r w:rsidRPr="002D4782">
        <w:rPr>
          <w:sz w:val="24"/>
        </w:rPr>
        <w:t>velocimetry</w:t>
      </w:r>
      <w:proofErr w:type="spellEnd"/>
      <w:r w:rsidRPr="002D4782">
        <w:rPr>
          <w:sz w:val="24"/>
        </w:rPr>
        <w:t xml:space="preserve"> (LDV) is </w:t>
      </w:r>
      <w:r w:rsidRPr="002D4782">
        <w:rPr>
          <w:sz w:val="24"/>
        </w:rPr>
        <w:lastRenderedPageBreak/>
        <w:t>used to measure the axial flow velocity along the centerline to determine the local strain rate of the flow.</w:t>
      </w:r>
    </w:p>
    <w:p w:rsidR="00BF243E" w:rsidRDefault="00D870A4" w:rsidP="002D4782">
      <w:pPr>
        <w:pStyle w:val="BodyTextIndent2"/>
        <w:spacing w:line="480" w:lineRule="auto"/>
        <w:ind w:firstLine="360"/>
        <w:rPr>
          <w:ins w:id="4" w:author="Peng Zhao" w:date="2013-12-08T00:27:00Z"/>
          <w:sz w:val="24"/>
        </w:rPr>
      </w:pPr>
      <w:r w:rsidRPr="002D4782">
        <w:rPr>
          <w:sz w:val="24"/>
        </w:rPr>
        <w:t>While the above procedure has been successfully used</w:t>
      </w:r>
      <w:r w:rsidRPr="002D4782">
        <w:rPr>
          <w:b/>
          <w:sz w:val="24"/>
        </w:rPr>
        <w:t xml:space="preserve"> </w:t>
      </w:r>
      <w:r w:rsidRPr="002D4782">
        <w:rPr>
          <w:sz w:val="24"/>
        </w:rPr>
        <w:t>in previous studies of</w:t>
      </w:r>
      <w:r w:rsidRPr="002D4782">
        <w:rPr>
          <w:b/>
          <w:sz w:val="24"/>
        </w:rPr>
        <w:t xml:space="preserve"> </w:t>
      </w:r>
      <w:r w:rsidRPr="002D4782">
        <w:rPr>
          <w:sz w:val="24"/>
        </w:rPr>
        <w:t xml:space="preserve">ignition in the </w:t>
      </w:r>
      <w:proofErr w:type="spellStart"/>
      <w:r w:rsidRPr="002D4782">
        <w:rPr>
          <w:sz w:val="24"/>
        </w:rPr>
        <w:t>counterflow</w:t>
      </w:r>
      <w:proofErr w:type="spellEnd"/>
      <w:r w:rsidRPr="002D4782">
        <w:rPr>
          <w:sz w:val="24"/>
        </w:rPr>
        <w:t xml:space="preserve"> and stagnation flow, for which the instant of ignition can be observed visually, no bright flame or </w:t>
      </w:r>
      <w:r w:rsidR="00C67053" w:rsidRPr="002D4782">
        <w:rPr>
          <w:sz w:val="24"/>
        </w:rPr>
        <w:t>visually</w:t>
      </w:r>
      <w:r w:rsidRPr="002D4782">
        <w:rPr>
          <w:sz w:val="24"/>
        </w:rPr>
        <w:t xml:space="preserve">-detectable reaction front could be observed for the present NTC-affected ignition of DME within the temperature range of interests (600-800 K). To facilitate detection of chemical reactivity to the state of ignition, it is noted that experimental studies in homogeneous systems have shown that the NTC-induced cool flames have characteristic </w:t>
      </w:r>
      <w:proofErr w:type="spellStart"/>
      <w:r w:rsidRPr="002D4782">
        <w:rPr>
          <w:sz w:val="24"/>
        </w:rPr>
        <w:t>chemiluminescence</w:t>
      </w:r>
      <w:proofErr w:type="spellEnd"/>
      <w:r w:rsidRPr="002D4782">
        <w:rPr>
          <w:sz w:val="24"/>
        </w:rPr>
        <w:t xml:space="preserve"> spectra as well as relatively small amount of heat release compared with hot flames </w:t>
      </w:r>
      <w:r w:rsidRPr="002D4782">
        <w:rPr>
          <w:rFonts w:hint="eastAsia"/>
          <w:sz w:val="24"/>
        </w:rPr>
        <w:t>(</w:t>
      </w:r>
      <w:proofErr w:type="spellStart"/>
      <w:r w:rsidRPr="002D4782">
        <w:rPr>
          <w:sz w:val="24"/>
        </w:rPr>
        <w:t>Sheinson</w:t>
      </w:r>
      <w:proofErr w:type="spellEnd"/>
      <w:r w:rsidRPr="002D4782">
        <w:rPr>
          <w:sz w:val="24"/>
        </w:rPr>
        <w:t xml:space="preserve"> </w:t>
      </w:r>
      <w:r w:rsidR="00027F7E" w:rsidRPr="002D4782">
        <w:rPr>
          <w:i/>
          <w:sz w:val="24"/>
        </w:rPr>
        <w:t>et al</w:t>
      </w:r>
      <w:r w:rsidR="00D0472B" w:rsidRPr="002D4782">
        <w:rPr>
          <w:i/>
          <w:sz w:val="24"/>
        </w:rPr>
        <w:t>.</w:t>
      </w:r>
      <w:r w:rsidR="00027F7E" w:rsidRPr="002D4782">
        <w:rPr>
          <w:i/>
          <w:sz w:val="24"/>
        </w:rPr>
        <w:t xml:space="preserve"> </w:t>
      </w:r>
      <w:r w:rsidRPr="002D4782">
        <w:rPr>
          <w:sz w:val="24"/>
        </w:rPr>
        <w:t>1973</w:t>
      </w:r>
      <w:r w:rsidRPr="002D4782">
        <w:rPr>
          <w:rFonts w:hint="eastAsia"/>
          <w:sz w:val="24"/>
        </w:rPr>
        <w:t xml:space="preserve">, </w:t>
      </w:r>
      <w:proofErr w:type="spellStart"/>
      <w:r w:rsidRPr="002D4782">
        <w:rPr>
          <w:sz w:val="24"/>
        </w:rPr>
        <w:t>Ohta</w:t>
      </w:r>
      <w:proofErr w:type="spellEnd"/>
      <w:r w:rsidR="00027F7E" w:rsidRPr="002D4782">
        <w:rPr>
          <w:sz w:val="24"/>
        </w:rPr>
        <w:t xml:space="preserve"> </w:t>
      </w:r>
      <w:r w:rsidR="00027F7E" w:rsidRPr="002D4782">
        <w:rPr>
          <w:i/>
          <w:sz w:val="24"/>
        </w:rPr>
        <w:t>et al</w:t>
      </w:r>
      <w:r w:rsidR="00D0472B" w:rsidRPr="002D4782">
        <w:rPr>
          <w:i/>
          <w:sz w:val="24"/>
        </w:rPr>
        <w:t>.</w:t>
      </w:r>
      <w:r w:rsidRPr="002D4782">
        <w:rPr>
          <w:sz w:val="24"/>
        </w:rPr>
        <w:t xml:space="preserve"> 1991</w:t>
      </w:r>
      <w:r w:rsidRPr="002D4782">
        <w:rPr>
          <w:rFonts w:hint="eastAsia"/>
          <w:sz w:val="24"/>
        </w:rPr>
        <w:t>)</w:t>
      </w:r>
      <w:r w:rsidRPr="002D4782">
        <w:rPr>
          <w:sz w:val="24"/>
        </w:rPr>
        <w:t xml:space="preserve">. </w:t>
      </w:r>
      <w:r w:rsidR="00CF3BAF">
        <w:rPr>
          <w:sz w:val="24"/>
        </w:rPr>
        <w:t xml:space="preserve">It is </w:t>
      </w:r>
      <w:r w:rsidR="009057DF">
        <w:rPr>
          <w:sz w:val="24"/>
        </w:rPr>
        <w:t>shown in these studies</w:t>
      </w:r>
      <w:r w:rsidR="00CF3BAF">
        <w:rPr>
          <w:sz w:val="24"/>
        </w:rPr>
        <w:t xml:space="preserve"> that a large amount of formaldehyde (HCHO) is formed from low temperature chemistry and the pale blue </w:t>
      </w:r>
      <w:proofErr w:type="spellStart"/>
      <w:r w:rsidR="00CF3BAF">
        <w:rPr>
          <w:sz w:val="24"/>
        </w:rPr>
        <w:t>chemiluminescence</w:t>
      </w:r>
      <w:proofErr w:type="spellEnd"/>
      <w:r w:rsidR="00CF3BAF">
        <w:rPr>
          <w:sz w:val="24"/>
        </w:rPr>
        <w:t xml:space="preserve"> from HCHO characterize the cool flame(</w:t>
      </w:r>
      <w:r w:rsidR="00CF3BAF" w:rsidRPr="00CF3BAF">
        <w:rPr>
          <w:sz w:val="24"/>
        </w:rPr>
        <w:t xml:space="preserve"> A. G. </w:t>
      </w:r>
      <w:proofErr w:type="spellStart"/>
      <w:r w:rsidR="00CF3BAF" w:rsidRPr="00CF3BAF">
        <w:rPr>
          <w:sz w:val="24"/>
        </w:rPr>
        <w:t>Gaydon</w:t>
      </w:r>
      <w:proofErr w:type="spellEnd"/>
      <w:r w:rsidR="00CF3BAF" w:rsidRPr="00CF3BAF">
        <w:rPr>
          <w:sz w:val="24"/>
        </w:rPr>
        <w:t xml:space="preserve">, </w:t>
      </w:r>
      <w:r w:rsidR="00CF3BAF" w:rsidRPr="00CF3BAF">
        <w:rPr>
          <w:i/>
          <w:iCs/>
          <w:sz w:val="24"/>
        </w:rPr>
        <w:t>The Spectroscopy of Flames</w:t>
      </w:r>
      <w:r w:rsidR="00CF3BAF">
        <w:rPr>
          <w:sz w:val="24"/>
        </w:rPr>
        <w:t xml:space="preserve">, Chapman and Hall, (1974)). </w:t>
      </w:r>
    </w:p>
    <w:p w:rsidR="00A413F7" w:rsidRDefault="00CF3BAF" w:rsidP="002D4782">
      <w:pPr>
        <w:pStyle w:val="BodyTextIndent2"/>
        <w:spacing w:line="480" w:lineRule="auto"/>
        <w:ind w:firstLine="360"/>
        <w:rPr>
          <w:sz w:val="24"/>
        </w:rPr>
      </w:pPr>
      <w:r>
        <w:rPr>
          <w:sz w:val="24"/>
        </w:rPr>
        <w:t>Based on these characteristics, w</w:t>
      </w:r>
      <w:r w:rsidR="00D870A4" w:rsidRPr="002D4782">
        <w:rPr>
          <w:sz w:val="24"/>
        </w:rPr>
        <w:t xml:space="preserve">e have thus designed our experiment, as shown in Fig. 1. Here a Hamamatsu 931B photomultiplier tube (PMT) combined with focusing lens and a Newport filter (10BPF10-400) was used to detect </w:t>
      </w:r>
      <w:proofErr w:type="spellStart"/>
      <w:r w:rsidR="009057DF" w:rsidRPr="002D4782">
        <w:rPr>
          <w:sz w:val="24"/>
        </w:rPr>
        <w:t>chemiluminescence</w:t>
      </w:r>
      <w:proofErr w:type="spellEnd"/>
      <w:r w:rsidR="009057DF">
        <w:rPr>
          <w:sz w:val="24"/>
        </w:rPr>
        <w:t xml:space="preserve"> corresponding to the characteristic wavelength of formaldehyde</w:t>
      </w:r>
      <w:r w:rsidR="009057DF" w:rsidRPr="002D4782">
        <w:rPr>
          <w:sz w:val="24"/>
        </w:rPr>
        <w:t xml:space="preserve"> </w:t>
      </w:r>
      <w:r w:rsidR="00E813D1">
        <w:rPr>
          <w:sz w:val="24"/>
        </w:rPr>
        <w:t xml:space="preserve">(peaks around 400 nm) </w:t>
      </w:r>
      <w:r w:rsidR="00D870A4" w:rsidRPr="002D4782">
        <w:rPr>
          <w:sz w:val="24"/>
        </w:rPr>
        <w:t xml:space="preserve">and reduce noise light signals from the </w:t>
      </w:r>
      <w:proofErr w:type="spellStart"/>
      <w:r w:rsidR="00D870A4" w:rsidRPr="002D4782">
        <w:rPr>
          <w:sz w:val="24"/>
        </w:rPr>
        <w:t>counterflow</w:t>
      </w:r>
      <w:proofErr w:type="spellEnd"/>
      <w:r w:rsidR="00D870A4" w:rsidRPr="002D4782">
        <w:rPr>
          <w:sz w:val="24"/>
        </w:rPr>
        <w:t xml:space="preserve"> chamber. The PMT signal was then </w:t>
      </w:r>
      <w:r w:rsidR="009057DF">
        <w:rPr>
          <w:sz w:val="24"/>
        </w:rPr>
        <w:t xml:space="preserve">collected and </w:t>
      </w:r>
      <w:r w:rsidR="00D870A4" w:rsidRPr="002D4782">
        <w:rPr>
          <w:sz w:val="24"/>
        </w:rPr>
        <w:t>processed with a</w:t>
      </w:r>
      <w:r w:rsidR="003E6D95">
        <w:rPr>
          <w:sz w:val="24"/>
        </w:rPr>
        <w:t>n</w:t>
      </w:r>
      <w:r w:rsidR="00D870A4" w:rsidRPr="002D4782">
        <w:rPr>
          <w:sz w:val="24"/>
        </w:rPr>
        <w:t xml:space="preserve"> SR510 lock-in amplifier to further diminish the noise. On the right part of Fig. 1, an FLIR SC640 infrared camera was used to </w:t>
      </w:r>
      <w:r w:rsidR="005E5276">
        <w:rPr>
          <w:sz w:val="24"/>
        </w:rPr>
        <w:t>visualize</w:t>
      </w:r>
      <w:r w:rsidR="00D870A4" w:rsidRPr="002D4782">
        <w:rPr>
          <w:sz w:val="24"/>
        </w:rPr>
        <w:t xml:space="preserve"> the flow field,</w:t>
      </w:r>
      <w:r w:rsidR="00D72841">
        <w:rPr>
          <w:sz w:val="24"/>
        </w:rPr>
        <w:t xml:space="preserve"> </w:t>
      </w:r>
      <w:r w:rsidR="009057DF">
        <w:rPr>
          <w:sz w:val="24"/>
        </w:rPr>
        <w:t>since</w:t>
      </w:r>
      <w:r w:rsidR="00D72841">
        <w:rPr>
          <w:sz w:val="24"/>
        </w:rPr>
        <w:t xml:space="preserve"> the low temperature chemistry is </w:t>
      </w:r>
      <w:r w:rsidR="009057DF">
        <w:rPr>
          <w:sz w:val="24"/>
        </w:rPr>
        <w:t>hardly</w:t>
      </w:r>
      <w:r w:rsidR="00D72841">
        <w:rPr>
          <w:sz w:val="24"/>
        </w:rPr>
        <w:t xml:space="preserve"> visible even in the dark room.</w:t>
      </w:r>
      <w:r w:rsidR="000220D3" w:rsidRPr="002D4782" w:rsidDel="000220D3">
        <w:rPr>
          <w:sz w:val="24"/>
        </w:rPr>
        <w:t xml:space="preserve"> </w:t>
      </w:r>
      <w:r w:rsidR="009057DF">
        <w:rPr>
          <w:sz w:val="24"/>
        </w:rPr>
        <w:t xml:space="preserve">As a first </w:t>
      </w:r>
      <w:r w:rsidR="000E55EE">
        <w:rPr>
          <w:sz w:val="24"/>
        </w:rPr>
        <w:t>trial</w:t>
      </w:r>
      <w:r w:rsidR="009057DF">
        <w:rPr>
          <w:sz w:val="24"/>
        </w:rPr>
        <w:t>,</w:t>
      </w:r>
      <w:r w:rsidR="000220D3">
        <w:rPr>
          <w:sz w:val="24"/>
        </w:rPr>
        <w:t xml:space="preserve"> </w:t>
      </w:r>
      <w:r w:rsidR="009057DF">
        <w:rPr>
          <w:sz w:val="24"/>
        </w:rPr>
        <w:t>a</w:t>
      </w:r>
      <w:r w:rsidR="000220D3">
        <w:rPr>
          <w:sz w:val="24"/>
        </w:rPr>
        <w:t xml:space="preserve"> K-type thermocouple was used to measure</w:t>
      </w:r>
      <w:r w:rsidR="009057DF">
        <w:rPr>
          <w:sz w:val="24"/>
        </w:rPr>
        <w:t xml:space="preserve"> the temperature profile and </w:t>
      </w:r>
      <w:r w:rsidR="000E55EE">
        <w:rPr>
          <w:sz w:val="24"/>
        </w:rPr>
        <w:t>capture</w:t>
      </w:r>
      <w:r w:rsidR="000220D3">
        <w:rPr>
          <w:sz w:val="24"/>
        </w:rPr>
        <w:t xml:space="preserve"> the heat release; however, no discernible heat release was captured, which might due to the </w:t>
      </w:r>
      <w:r w:rsidR="009057DF">
        <w:rPr>
          <w:sz w:val="24"/>
        </w:rPr>
        <w:t>small amount heat release</w:t>
      </w:r>
      <w:r w:rsidR="000220D3">
        <w:rPr>
          <w:sz w:val="24"/>
        </w:rPr>
        <w:t xml:space="preserve"> of the low temperature chemistry</w:t>
      </w:r>
      <w:r w:rsidR="009057DF">
        <w:rPr>
          <w:sz w:val="24"/>
        </w:rPr>
        <w:t xml:space="preserve"> under the experimental condition</w:t>
      </w:r>
      <w:r w:rsidR="000220D3">
        <w:rPr>
          <w:sz w:val="24"/>
        </w:rPr>
        <w:t xml:space="preserve"> and more </w:t>
      </w:r>
      <w:r w:rsidR="009057DF">
        <w:rPr>
          <w:sz w:val="24"/>
        </w:rPr>
        <w:t>possibly</w:t>
      </w:r>
      <w:r w:rsidR="000220D3">
        <w:rPr>
          <w:sz w:val="24"/>
        </w:rPr>
        <w:t xml:space="preserve">, the disturbance that the thermocouple introduced to the </w:t>
      </w:r>
      <w:r w:rsidR="009057DF">
        <w:rPr>
          <w:sz w:val="24"/>
        </w:rPr>
        <w:t>ignition kernel</w:t>
      </w:r>
      <w:r w:rsidR="000220D3">
        <w:rPr>
          <w:sz w:val="24"/>
        </w:rPr>
        <w:t>.</w:t>
      </w:r>
      <w:r w:rsidR="005A7A33">
        <w:rPr>
          <w:sz w:val="24"/>
        </w:rPr>
        <w:t xml:space="preserve"> </w:t>
      </w:r>
      <w:r w:rsidR="00355FDF">
        <w:rPr>
          <w:sz w:val="24"/>
        </w:rPr>
        <w:t xml:space="preserve">To avoid </w:t>
      </w:r>
      <w:r w:rsidR="009057DF">
        <w:rPr>
          <w:sz w:val="24"/>
        </w:rPr>
        <w:t xml:space="preserve">such </w:t>
      </w:r>
      <w:r w:rsidR="00355FDF">
        <w:rPr>
          <w:sz w:val="24"/>
        </w:rPr>
        <w:lastRenderedPageBreak/>
        <w:t xml:space="preserve">disturbance, </w:t>
      </w:r>
      <w:r w:rsidR="00BF243E">
        <w:rPr>
          <w:sz w:val="24"/>
        </w:rPr>
        <w:t xml:space="preserve">only </w:t>
      </w:r>
      <w:r w:rsidR="00355FDF">
        <w:rPr>
          <w:sz w:val="24"/>
        </w:rPr>
        <w:t>nonintrusive methods (</w:t>
      </w:r>
      <w:r w:rsidR="009057DF">
        <w:rPr>
          <w:sz w:val="24"/>
        </w:rPr>
        <w:t xml:space="preserve">both </w:t>
      </w:r>
      <w:r w:rsidR="00355FDF">
        <w:rPr>
          <w:sz w:val="24"/>
        </w:rPr>
        <w:t>PMT and IR camera)</w:t>
      </w:r>
      <w:r w:rsidR="009057DF">
        <w:rPr>
          <w:sz w:val="24"/>
        </w:rPr>
        <w:t xml:space="preserve"> are applied in the current study.</w:t>
      </w:r>
      <w:r w:rsidR="00355FDF">
        <w:rPr>
          <w:sz w:val="24"/>
        </w:rPr>
        <w:t xml:space="preserve"> </w:t>
      </w:r>
      <w:r w:rsidR="00A6515E" w:rsidRPr="002D4782">
        <w:rPr>
          <w:sz w:val="24"/>
        </w:rPr>
        <w:t xml:space="preserve">Validation results for the experimental system are shown in Figs. 2 and 3. The “M” shaped signal in Fig. 2 shows that the signal captured by the photomultiplier tube and displayed on an oscilloscope is due to </w:t>
      </w:r>
      <w:r w:rsidR="009057DF">
        <w:rPr>
          <w:sz w:val="24"/>
        </w:rPr>
        <w:t xml:space="preserve">low temperature oxidation </w:t>
      </w:r>
      <w:r w:rsidR="00A6515E" w:rsidRPr="002D4782">
        <w:rPr>
          <w:sz w:val="24"/>
        </w:rPr>
        <w:t xml:space="preserve">chemistry. </w:t>
      </w:r>
      <w:r w:rsidR="00E813D1">
        <w:rPr>
          <w:sz w:val="24"/>
        </w:rPr>
        <w:t xml:space="preserve"> When the PMT captures photons corresponding to the characteristic wavelength of HCHO (400 nm),</w:t>
      </w:r>
      <w:r w:rsidR="009E15CE">
        <w:rPr>
          <w:sz w:val="24"/>
        </w:rPr>
        <w:t xml:space="preserve"> it outputs negative impulses to the oscilloscope, with the magnitude of these impulses represent the light intensity</w:t>
      </w:r>
      <w:proofErr w:type="gramStart"/>
      <w:r w:rsidR="009E15CE">
        <w:rPr>
          <w:sz w:val="24"/>
        </w:rPr>
        <w:t>.</w:t>
      </w:r>
      <w:r w:rsidR="00E813D1">
        <w:rPr>
          <w:sz w:val="24"/>
        </w:rPr>
        <w:t>.</w:t>
      </w:r>
      <w:proofErr w:type="gramEnd"/>
      <w:r w:rsidR="00E813D1">
        <w:rPr>
          <w:sz w:val="24"/>
        </w:rPr>
        <w:t xml:space="preserve"> </w:t>
      </w:r>
      <w:r w:rsidR="00B20680">
        <w:rPr>
          <w:sz w:val="24"/>
        </w:rPr>
        <w:t xml:space="preserve"> It is noted from Fig. 2 that </w:t>
      </w:r>
      <w:r w:rsidR="00E813D1">
        <w:rPr>
          <w:sz w:val="24"/>
        </w:rPr>
        <w:t>such</w:t>
      </w:r>
      <w:r w:rsidR="00A6515E" w:rsidRPr="002D4782">
        <w:rPr>
          <w:sz w:val="24"/>
        </w:rPr>
        <w:t xml:space="preserve"> signal intensity drops after the replacement of either N</w:t>
      </w:r>
      <w:r w:rsidR="00A6515E" w:rsidRPr="002D4782">
        <w:rPr>
          <w:sz w:val="24"/>
          <w:vertAlign w:val="subscript"/>
        </w:rPr>
        <w:t>2</w:t>
      </w:r>
      <w:r w:rsidR="00A6515E" w:rsidRPr="002D4782">
        <w:rPr>
          <w:sz w:val="24"/>
        </w:rPr>
        <w:t>-diluted DME with pure N</w:t>
      </w:r>
      <w:r w:rsidR="00A6515E" w:rsidRPr="002D4782">
        <w:rPr>
          <w:sz w:val="24"/>
          <w:vertAlign w:val="subscript"/>
        </w:rPr>
        <w:t>2</w:t>
      </w:r>
      <w:r w:rsidR="00A6515E" w:rsidRPr="002D4782">
        <w:rPr>
          <w:sz w:val="24"/>
        </w:rPr>
        <w:t xml:space="preserve"> issued from the lower nozzle (at point a), or of air with N</w:t>
      </w:r>
      <w:r w:rsidR="00A6515E" w:rsidRPr="002D4782">
        <w:rPr>
          <w:sz w:val="24"/>
          <w:vertAlign w:val="subscript"/>
        </w:rPr>
        <w:t>2</w:t>
      </w:r>
      <w:r w:rsidR="00A6515E" w:rsidRPr="002D4782">
        <w:rPr>
          <w:sz w:val="24"/>
        </w:rPr>
        <w:t xml:space="preserve"> issued from the upper nozzle (at point c), hence demonstrating that the signal is due to the </w:t>
      </w:r>
      <w:r w:rsidR="00C67053" w:rsidRPr="002D4782">
        <w:rPr>
          <w:sz w:val="24"/>
        </w:rPr>
        <w:t xml:space="preserve">presence </w:t>
      </w:r>
      <w:r w:rsidR="00A6515E" w:rsidRPr="002D4782">
        <w:rPr>
          <w:sz w:val="24"/>
        </w:rPr>
        <w:t>of both air and DME. Since the replacement of air with the same flow rate of N</w:t>
      </w:r>
      <w:r w:rsidR="00A6515E" w:rsidRPr="002D4782">
        <w:rPr>
          <w:sz w:val="24"/>
          <w:vertAlign w:val="subscript"/>
        </w:rPr>
        <w:t>2</w:t>
      </w:r>
      <w:r w:rsidR="00A6515E" w:rsidRPr="002D4782">
        <w:rPr>
          <w:sz w:val="24"/>
        </w:rPr>
        <w:t xml:space="preserve"> </w:t>
      </w:r>
      <w:r w:rsidR="00B20680">
        <w:rPr>
          <w:sz w:val="24"/>
        </w:rPr>
        <w:t>barely changes</w:t>
      </w:r>
      <w:r w:rsidR="00A6515E" w:rsidRPr="002D4782">
        <w:rPr>
          <w:sz w:val="24"/>
        </w:rPr>
        <w:t xml:space="preserve"> the temperature profile of the flow field, the signal difference between the </w:t>
      </w:r>
      <w:r w:rsidR="00A258D9">
        <w:rPr>
          <w:sz w:val="24"/>
        </w:rPr>
        <w:t>A</w:t>
      </w:r>
      <w:r w:rsidR="00A6515E" w:rsidRPr="002D4782">
        <w:rPr>
          <w:sz w:val="24"/>
        </w:rPr>
        <w:t>ir/DME and N</w:t>
      </w:r>
      <w:r w:rsidR="00A6515E" w:rsidRPr="002D4782">
        <w:rPr>
          <w:sz w:val="24"/>
          <w:vertAlign w:val="subscript"/>
        </w:rPr>
        <w:t>2</w:t>
      </w:r>
      <w:r w:rsidR="00A6515E" w:rsidRPr="002D4782">
        <w:rPr>
          <w:sz w:val="24"/>
        </w:rPr>
        <w:t xml:space="preserve">/DME cases indicate the existence of </w:t>
      </w:r>
      <w:r w:rsidR="00A258D9">
        <w:rPr>
          <w:sz w:val="24"/>
        </w:rPr>
        <w:t>NTC</w:t>
      </w:r>
      <w:r w:rsidR="00A6515E" w:rsidRPr="002D4782">
        <w:rPr>
          <w:sz w:val="24"/>
        </w:rPr>
        <w:t xml:space="preserve"> chemical activities. </w:t>
      </w:r>
      <w:r w:rsidR="00A258D9">
        <w:rPr>
          <w:sz w:val="24"/>
        </w:rPr>
        <w:t>It should be noted that, the weak signal from N</w:t>
      </w:r>
      <w:r w:rsidR="00A258D9" w:rsidRPr="00A258D9">
        <w:rPr>
          <w:sz w:val="24"/>
          <w:vertAlign w:val="subscript"/>
        </w:rPr>
        <w:t>2</w:t>
      </w:r>
      <w:r w:rsidR="00A258D9">
        <w:rPr>
          <w:sz w:val="24"/>
        </w:rPr>
        <w:t xml:space="preserve">/DME indicates </w:t>
      </w:r>
      <w:proofErr w:type="spellStart"/>
      <w:r w:rsidR="00A258D9" w:rsidRPr="002D4782">
        <w:rPr>
          <w:sz w:val="24"/>
        </w:rPr>
        <w:t>chemiluminescence</w:t>
      </w:r>
      <w:proofErr w:type="spellEnd"/>
      <w:r w:rsidR="00A258D9">
        <w:rPr>
          <w:sz w:val="24"/>
        </w:rPr>
        <w:t xml:space="preserve"> from thermal pyrolysis is minimal in this study, such that the difference in the chemical reactive and non-reactive cases should be mostly attributed to the low temperature oxidation chemistry.</w:t>
      </w:r>
    </w:p>
    <w:p w:rsidR="00745A4C" w:rsidRPr="002D4782" w:rsidRDefault="00A6515E" w:rsidP="002D4782">
      <w:pPr>
        <w:pStyle w:val="BodyTextIndent2"/>
        <w:spacing w:line="480" w:lineRule="auto"/>
        <w:ind w:firstLine="360"/>
        <w:rPr>
          <w:sz w:val="24"/>
        </w:rPr>
      </w:pPr>
      <w:r w:rsidRPr="002D4782">
        <w:rPr>
          <w:sz w:val="24"/>
        </w:rPr>
        <w:t>Furthermore,</w:t>
      </w:r>
      <w:r w:rsidR="00CA7E35">
        <w:rPr>
          <w:sz w:val="24"/>
        </w:rPr>
        <w:t xml:space="preserve"> the infrared radiation </w:t>
      </w:r>
      <w:r w:rsidR="00B451A8">
        <w:rPr>
          <w:sz w:val="24"/>
        </w:rPr>
        <w:t xml:space="preserve">from the ignition mixing layer </w:t>
      </w:r>
      <w:r w:rsidR="00CA7E35">
        <w:rPr>
          <w:sz w:val="24"/>
        </w:rPr>
        <w:t xml:space="preserve">was captured by the infrared (IR) camera. </w:t>
      </w:r>
      <w:r w:rsidRPr="002D4782">
        <w:rPr>
          <w:sz w:val="24"/>
        </w:rPr>
        <w:t xml:space="preserve">In Fig. 3, the IR images for </w:t>
      </w:r>
      <w:r w:rsidR="000F42A9">
        <w:rPr>
          <w:sz w:val="24"/>
        </w:rPr>
        <w:t>A</w:t>
      </w:r>
      <w:r w:rsidRPr="002D4782">
        <w:rPr>
          <w:sz w:val="24"/>
        </w:rPr>
        <w:t>ir/DME and N</w:t>
      </w:r>
      <w:r w:rsidRPr="002D4782">
        <w:rPr>
          <w:sz w:val="24"/>
          <w:vertAlign w:val="subscript"/>
        </w:rPr>
        <w:t>2</w:t>
      </w:r>
      <w:r w:rsidRPr="002D4782">
        <w:rPr>
          <w:sz w:val="24"/>
        </w:rPr>
        <w:t xml:space="preserve">/DME cases are denoted by A and B, respectively. </w:t>
      </w:r>
      <w:r w:rsidRPr="00C3037F">
        <w:rPr>
          <w:sz w:val="24"/>
          <w:highlight w:val="yellow"/>
        </w:rPr>
        <w:t xml:space="preserve">The colors of the IR images indicate the IR radiation intensity, with the red color denoting </w:t>
      </w:r>
      <w:r w:rsidR="00B522D8">
        <w:rPr>
          <w:sz w:val="24"/>
          <w:highlight w:val="yellow"/>
        </w:rPr>
        <w:t xml:space="preserve">higher radiation intensity than the blue color. </w:t>
      </w:r>
      <w:bookmarkStart w:id="5" w:name="_GoBack"/>
      <w:bookmarkEnd w:id="5"/>
      <w:r w:rsidRPr="002D4782">
        <w:rPr>
          <w:sz w:val="24"/>
        </w:rPr>
        <w:t xml:space="preserve"> </w:t>
      </w:r>
      <w:r w:rsidR="00D14F3C">
        <w:rPr>
          <w:sz w:val="24"/>
        </w:rPr>
        <w:t xml:space="preserve">Unlike the </w:t>
      </w:r>
      <w:proofErr w:type="spellStart"/>
      <w:r w:rsidR="00D14F3C">
        <w:rPr>
          <w:sz w:val="24"/>
        </w:rPr>
        <w:t>chemiluminescence</w:t>
      </w:r>
      <w:proofErr w:type="spellEnd"/>
      <w:r w:rsidR="00D14F3C">
        <w:rPr>
          <w:sz w:val="24"/>
        </w:rPr>
        <w:t xml:space="preserve">, both </w:t>
      </w:r>
      <w:r w:rsidR="00C25860">
        <w:rPr>
          <w:sz w:val="24"/>
        </w:rPr>
        <w:t>A</w:t>
      </w:r>
      <w:r w:rsidR="00D14F3C">
        <w:rPr>
          <w:sz w:val="24"/>
        </w:rPr>
        <w:t>ir/DME and N</w:t>
      </w:r>
      <w:r w:rsidR="00222513">
        <w:rPr>
          <w:sz w:val="24"/>
          <w:vertAlign w:val="subscript"/>
        </w:rPr>
        <w:t>2</w:t>
      </w:r>
      <w:r w:rsidR="00881478">
        <w:rPr>
          <w:sz w:val="24"/>
        </w:rPr>
        <w:t xml:space="preserve">/DME case radiates infrared signals when heated, </w:t>
      </w:r>
      <w:r w:rsidR="000F42A9">
        <w:rPr>
          <w:sz w:val="24"/>
        </w:rPr>
        <w:t>due to</w:t>
      </w:r>
      <w:r w:rsidR="00222513">
        <w:rPr>
          <w:sz w:val="24"/>
        </w:rPr>
        <w:t xml:space="preserve"> </w:t>
      </w:r>
      <w:r w:rsidR="00881478">
        <w:rPr>
          <w:sz w:val="24"/>
        </w:rPr>
        <w:t>the</w:t>
      </w:r>
      <w:r w:rsidR="000F42A9">
        <w:rPr>
          <w:sz w:val="24"/>
        </w:rPr>
        <w:t xml:space="preserve"> excitation of</w:t>
      </w:r>
      <w:r w:rsidR="00881478">
        <w:rPr>
          <w:sz w:val="24"/>
        </w:rPr>
        <w:t xml:space="preserve"> </w:t>
      </w:r>
      <w:r w:rsidR="000F42A9">
        <w:rPr>
          <w:sz w:val="24"/>
        </w:rPr>
        <w:t xml:space="preserve">the </w:t>
      </w:r>
      <w:r w:rsidR="00881478">
        <w:rPr>
          <w:sz w:val="24"/>
        </w:rPr>
        <w:t xml:space="preserve">vibrational modes of the </w:t>
      </w:r>
      <w:r w:rsidR="000F42A9">
        <w:rPr>
          <w:sz w:val="24"/>
        </w:rPr>
        <w:t>gas</w:t>
      </w:r>
      <w:r w:rsidR="00881478">
        <w:rPr>
          <w:sz w:val="24"/>
        </w:rPr>
        <w:t xml:space="preserve"> molecule</w:t>
      </w:r>
      <w:r w:rsidR="000F42A9">
        <w:rPr>
          <w:sz w:val="24"/>
        </w:rPr>
        <w:t>s.</w:t>
      </w:r>
      <w:r w:rsidR="00B451A8">
        <w:rPr>
          <w:sz w:val="24"/>
        </w:rPr>
        <w:t>in the thermal mixing layer</w:t>
      </w:r>
      <w:r w:rsidR="00881478">
        <w:rPr>
          <w:sz w:val="24"/>
        </w:rPr>
        <w:t xml:space="preserve">. However, </w:t>
      </w:r>
      <w:r w:rsidR="000F42A9">
        <w:rPr>
          <w:sz w:val="24"/>
        </w:rPr>
        <w:t xml:space="preserve">above certain air boundary temperatures, discernible difference </w:t>
      </w:r>
      <w:r w:rsidR="00CE2409">
        <w:rPr>
          <w:sz w:val="24"/>
        </w:rPr>
        <w:t>between</w:t>
      </w:r>
      <w:r w:rsidR="000F42A9">
        <w:rPr>
          <w:sz w:val="24"/>
        </w:rPr>
        <w:t xml:space="preserve"> </w:t>
      </w:r>
      <w:r w:rsidR="00881478">
        <w:rPr>
          <w:sz w:val="24"/>
        </w:rPr>
        <w:t>the</w:t>
      </w:r>
      <w:r w:rsidR="000F42A9">
        <w:rPr>
          <w:sz w:val="24"/>
        </w:rPr>
        <w:t xml:space="preserve"> signal of</w:t>
      </w:r>
      <w:r w:rsidR="00881478">
        <w:rPr>
          <w:sz w:val="24"/>
        </w:rPr>
        <w:t xml:space="preserve"> </w:t>
      </w:r>
      <w:r w:rsidR="00CE2409">
        <w:rPr>
          <w:sz w:val="24"/>
        </w:rPr>
        <w:t xml:space="preserve">the </w:t>
      </w:r>
      <w:r w:rsidR="00881478">
        <w:rPr>
          <w:sz w:val="24"/>
        </w:rPr>
        <w:t xml:space="preserve">reactive </w:t>
      </w:r>
      <w:r w:rsidR="000F42A9">
        <w:rPr>
          <w:sz w:val="24"/>
        </w:rPr>
        <w:t>A</w:t>
      </w:r>
      <w:r w:rsidR="00881478">
        <w:rPr>
          <w:sz w:val="24"/>
        </w:rPr>
        <w:t xml:space="preserve">ir/DME case </w:t>
      </w:r>
      <w:r w:rsidR="000F42A9">
        <w:rPr>
          <w:sz w:val="24"/>
        </w:rPr>
        <w:t>and</w:t>
      </w:r>
      <w:r w:rsidR="00881478">
        <w:rPr>
          <w:sz w:val="24"/>
        </w:rPr>
        <w:t xml:space="preserve"> </w:t>
      </w:r>
      <w:r w:rsidR="000F42A9">
        <w:rPr>
          <w:sz w:val="24"/>
        </w:rPr>
        <w:t xml:space="preserve">that of </w:t>
      </w:r>
      <w:r w:rsidR="00881478">
        <w:rPr>
          <w:sz w:val="24"/>
        </w:rPr>
        <w:t>the non-reactive N</w:t>
      </w:r>
      <w:r w:rsidR="00881478" w:rsidRPr="00C3037F">
        <w:rPr>
          <w:sz w:val="24"/>
          <w:vertAlign w:val="subscript"/>
        </w:rPr>
        <w:t>2</w:t>
      </w:r>
      <w:r w:rsidR="00881478">
        <w:rPr>
          <w:sz w:val="24"/>
        </w:rPr>
        <w:t>/DME case</w:t>
      </w:r>
      <w:r w:rsidR="000F42A9">
        <w:rPr>
          <w:sz w:val="24"/>
        </w:rPr>
        <w:t xml:space="preserve"> could be detected, which is probably caused by the thermal/radical </w:t>
      </w:r>
      <w:proofErr w:type="spellStart"/>
      <w:r w:rsidR="000F42A9">
        <w:rPr>
          <w:sz w:val="24"/>
        </w:rPr>
        <w:t>runaway</w:t>
      </w:r>
      <w:proofErr w:type="spellEnd"/>
      <w:r w:rsidR="000F42A9">
        <w:rPr>
          <w:sz w:val="24"/>
        </w:rPr>
        <w:t xml:space="preserve"> from the low </w:t>
      </w:r>
      <w:proofErr w:type="spellStart"/>
      <w:r w:rsidR="000F42A9">
        <w:rPr>
          <w:sz w:val="24"/>
        </w:rPr>
        <w:t>tempearature</w:t>
      </w:r>
      <w:proofErr w:type="spellEnd"/>
      <w:r w:rsidR="000F42A9">
        <w:rPr>
          <w:sz w:val="24"/>
        </w:rPr>
        <w:t xml:space="preserve"> chemistry.</w:t>
      </w:r>
      <w:r w:rsidR="00881478">
        <w:rPr>
          <w:sz w:val="24"/>
        </w:rPr>
        <w:t xml:space="preserve"> Therefore, a</w:t>
      </w:r>
      <w:r w:rsidRPr="002D4782">
        <w:rPr>
          <w:sz w:val="24"/>
        </w:rPr>
        <w:t xml:space="preserve"> criterion for the onset of </w:t>
      </w:r>
      <w:r w:rsidRPr="002D4782">
        <w:rPr>
          <w:sz w:val="24"/>
        </w:rPr>
        <w:lastRenderedPageBreak/>
        <w:t>NTC-affected ignition can be set based on the IR camera observation. As the air boundary temperature gradually increases, the IR radiation intensity of N</w:t>
      </w:r>
      <w:r w:rsidRPr="002D4782">
        <w:rPr>
          <w:sz w:val="24"/>
          <w:vertAlign w:val="subscript"/>
        </w:rPr>
        <w:t>2</w:t>
      </w:r>
      <w:r w:rsidRPr="002D4782">
        <w:rPr>
          <w:sz w:val="24"/>
        </w:rPr>
        <w:t xml:space="preserve">/DME flows is set as the reference state and compared with that of </w:t>
      </w:r>
      <w:r w:rsidR="00B03DCA" w:rsidRPr="002D4782">
        <w:rPr>
          <w:sz w:val="24"/>
        </w:rPr>
        <w:t xml:space="preserve">the </w:t>
      </w:r>
      <w:r w:rsidRPr="002D4782">
        <w:rPr>
          <w:sz w:val="24"/>
        </w:rPr>
        <w:t>air/DME signal. The C and D parts of Fig. 3 show the comparison of the air/DME chemically reactive and N</w:t>
      </w:r>
      <w:r w:rsidRPr="002D4782">
        <w:rPr>
          <w:sz w:val="24"/>
          <w:vertAlign w:val="subscript"/>
        </w:rPr>
        <w:t>2</w:t>
      </w:r>
      <w:r w:rsidRPr="002D4782">
        <w:rPr>
          <w:sz w:val="24"/>
        </w:rPr>
        <w:t>/DME nonreactive cases at ignition. Ignition temperature measurement at the upper nozzle exit and LDV measurement for the local strain rate are then taken as mentioned above.</w:t>
      </w:r>
    </w:p>
    <w:p w:rsidR="001A0422" w:rsidRPr="002D4782" w:rsidRDefault="001A0422" w:rsidP="002D4782">
      <w:pPr>
        <w:pStyle w:val="BodyTextIndent2"/>
        <w:spacing w:line="480" w:lineRule="auto"/>
        <w:ind w:firstLine="0"/>
        <w:rPr>
          <w:sz w:val="24"/>
        </w:rPr>
      </w:pPr>
    </w:p>
    <w:p w:rsidR="001A0422" w:rsidRPr="002D4782" w:rsidRDefault="001A0422" w:rsidP="002D4782">
      <w:pPr>
        <w:pStyle w:val="BodyTextIndent2"/>
        <w:spacing w:line="480" w:lineRule="auto"/>
        <w:ind w:firstLine="0"/>
        <w:jc w:val="center"/>
        <w:rPr>
          <w:sz w:val="24"/>
        </w:rPr>
      </w:pPr>
      <w:r w:rsidRPr="002D4782">
        <w:rPr>
          <w:noProof/>
          <w:sz w:val="24"/>
          <w:lang w:eastAsia="zh-CN"/>
        </w:rPr>
        <w:drawing>
          <wp:inline distT="0" distB="0" distL="0" distR="0" wp14:anchorId="3607B3E4" wp14:editId="608CF0D7">
            <wp:extent cx="2586128" cy="2187524"/>
            <wp:effectExtent l="19050" t="0" r="4672"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594932" cy="2194971"/>
                    </a:xfrm>
                    <a:prstGeom prst="rect">
                      <a:avLst/>
                    </a:prstGeom>
                    <a:noFill/>
                  </pic:spPr>
                </pic:pic>
              </a:graphicData>
            </a:graphic>
          </wp:inline>
        </w:drawing>
      </w:r>
    </w:p>
    <w:p w:rsidR="006C507E" w:rsidRPr="002D4782" w:rsidRDefault="006C507E" w:rsidP="002D4782">
      <w:pPr>
        <w:pStyle w:val="BodyTextIndent2"/>
        <w:spacing w:line="480" w:lineRule="auto"/>
        <w:ind w:firstLine="0"/>
        <w:jc w:val="center"/>
        <w:rPr>
          <w:sz w:val="24"/>
        </w:rPr>
      </w:pPr>
    </w:p>
    <w:p w:rsidR="001A0422" w:rsidRPr="002D4782" w:rsidRDefault="001A0422" w:rsidP="002D4782">
      <w:pPr>
        <w:pStyle w:val="BodyTextIndent2"/>
        <w:spacing w:line="480" w:lineRule="auto"/>
        <w:ind w:firstLine="0"/>
        <w:jc w:val="center"/>
        <w:rPr>
          <w:sz w:val="24"/>
        </w:rPr>
      </w:pPr>
      <w:proofErr w:type="gramStart"/>
      <w:r w:rsidRPr="002D4782">
        <w:rPr>
          <w:sz w:val="24"/>
        </w:rPr>
        <w:t>Fig. 2.</w:t>
      </w:r>
      <w:proofErr w:type="gramEnd"/>
      <w:r w:rsidRPr="002D4782">
        <w:rPr>
          <w:sz w:val="24"/>
        </w:rPr>
        <w:t xml:space="preserve"> “M” shaped signal. </w:t>
      </w:r>
      <w:proofErr w:type="gramStart"/>
      <w:r w:rsidRPr="002D4782">
        <w:rPr>
          <w:sz w:val="24"/>
        </w:rPr>
        <w:t>a</w:t>
      </w:r>
      <w:proofErr w:type="gramEnd"/>
      <w:r w:rsidRPr="002D4782">
        <w:rPr>
          <w:sz w:val="24"/>
        </w:rPr>
        <w:t>. switch Air/DME to Air/N</w:t>
      </w:r>
      <w:r w:rsidRPr="002D4782">
        <w:rPr>
          <w:sz w:val="24"/>
          <w:vertAlign w:val="subscript"/>
        </w:rPr>
        <w:t>2</w:t>
      </w:r>
      <w:r w:rsidRPr="002D4782">
        <w:rPr>
          <w:sz w:val="24"/>
        </w:rPr>
        <w:t>; b. Switch Air/N</w:t>
      </w:r>
      <w:r w:rsidRPr="002D4782">
        <w:rPr>
          <w:sz w:val="24"/>
          <w:vertAlign w:val="subscript"/>
        </w:rPr>
        <w:t>2</w:t>
      </w:r>
      <w:r w:rsidRPr="002D4782">
        <w:rPr>
          <w:sz w:val="24"/>
        </w:rPr>
        <w:t xml:space="preserve"> to Air/DME; c. Switch Air/DME to N</w:t>
      </w:r>
      <w:r w:rsidRPr="002D4782">
        <w:rPr>
          <w:sz w:val="24"/>
          <w:vertAlign w:val="subscript"/>
        </w:rPr>
        <w:t>2</w:t>
      </w:r>
      <w:r w:rsidRPr="002D4782">
        <w:rPr>
          <w:sz w:val="24"/>
        </w:rPr>
        <w:t>/DME; d. Switch N</w:t>
      </w:r>
      <w:r w:rsidRPr="002D4782">
        <w:rPr>
          <w:sz w:val="24"/>
          <w:vertAlign w:val="subscript"/>
        </w:rPr>
        <w:t>2</w:t>
      </w:r>
      <w:r w:rsidRPr="002D4782">
        <w:rPr>
          <w:sz w:val="24"/>
        </w:rPr>
        <w:t>/DME to Air/DME</w:t>
      </w:r>
    </w:p>
    <w:p w:rsidR="00421DCB" w:rsidRPr="002D4782" w:rsidRDefault="00421DCB" w:rsidP="002D4782">
      <w:pPr>
        <w:pStyle w:val="BodyTextIndent2"/>
        <w:spacing w:line="480" w:lineRule="auto"/>
        <w:ind w:firstLine="0"/>
        <w:rPr>
          <w:sz w:val="24"/>
        </w:rPr>
      </w:pPr>
    </w:p>
    <w:p w:rsidR="00421DCB" w:rsidRPr="002D4782" w:rsidRDefault="00CC264A" w:rsidP="002D4782">
      <w:pPr>
        <w:pStyle w:val="BodyTextIndent2"/>
        <w:spacing w:line="480" w:lineRule="auto"/>
        <w:ind w:firstLine="0"/>
        <w:jc w:val="center"/>
        <w:rPr>
          <w:sz w:val="24"/>
        </w:rPr>
      </w:pPr>
      <w:r w:rsidRPr="002D4782">
        <w:rPr>
          <w:noProof/>
          <w:sz w:val="24"/>
          <w:lang w:eastAsia="zh-CN"/>
        </w:rPr>
        <w:drawing>
          <wp:inline distT="0" distB="0" distL="0" distR="0" wp14:anchorId="1A005F18" wp14:editId="1B4CE048">
            <wp:extent cx="3534811" cy="1673525"/>
            <wp:effectExtent l="19050" t="0" r="8489"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537568" cy="1674830"/>
                    </a:xfrm>
                    <a:prstGeom prst="rect">
                      <a:avLst/>
                    </a:prstGeom>
                    <a:noFill/>
                  </pic:spPr>
                </pic:pic>
              </a:graphicData>
            </a:graphic>
          </wp:inline>
        </w:drawing>
      </w:r>
    </w:p>
    <w:p w:rsidR="006C507E" w:rsidRPr="002D4782" w:rsidRDefault="006C507E" w:rsidP="002D4782">
      <w:pPr>
        <w:pStyle w:val="BodyTextIndent2"/>
        <w:spacing w:line="480" w:lineRule="auto"/>
        <w:ind w:firstLine="0"/>
        <w:jc w:val="center"/>
        <w:rPr>
          <w:sz w:val="24"/>
        </w:rPr>
      </w:pPr>
    </w:p>
    <w:p w:rsidR="00CC264A" w:rsidRPr="002D4782" w:rsidRDefault="00CC264A" w:rsidP="002D4782">
      <w:pPr>
        <w:pStyle w:val="BodyTextIndent2"/>
        <w:spacing w:line="480" w:lineRule="auto"/>
        <w:ind w:firstLine="0"/>
        <w:jc w:val="center"/>
        <w:rPr>
          <w:sz w:val="24"/>
        </w:rPr>
      </w:pPr>
      <w:proofErr w:type="gramStart"/>
      <w:r w:rsidRPr="002D4782">
        <w:rPr>
          <w:sz w:val="24"/>
        </w:rPr>
        <w:t>Fig. 3.</w:t>
      </w:r>
      <w:proofErr w:type="gramEnd"/>
      <w:r w:rsidRPr="002D4782">
        <w:rPr>
          <w:sz w:val="24"/>
        </w:rPr>
        <w:t xml:space="preserve"> A/B: heated air or N</w:t>
      </w:r>
      <w:r w:rsidRPr="002D4782">
        <w:rPr>
          <w:sz w:val="24"/>
          <w:vertAlign w:val="subscript"/>
        </w:rPr>
        <w:t>2</w:t>
      </w:r>
      <w:r w:rsidRPr="002D4782">
        <w:rPr>
          <w:sz w:val="24"/>
        </w:rPr>
        <w:t xml:space="preserve"> against DME </w:t>
      </w:r>
      <w:proofErr w:type="spellStart"/>
      <w:r w:rsidRPr="002D4782">
        <w:rPr>
          <w:sz w:val="24"/>
        </w:rPr>
        <w:t>counterflow</w:t>
      </w:r>
      <w:proofErr w:type="spellEnd"/>
      <w:r w:rsidRPr="002D4782">
        <w:rPr>
          <w:sz w:val="24"/>
        </w:rPr>
        <w:t xml:space="preserve"> IR images; C/D: heated air or N</w:t>
      </w:r>
      <w:r w:rsidRPr="002D4782">
        <w:rPr>
          <w:sz w:val="24"/>
          <w:vertAlign w:val="subscript"/>
        </w:rPr>
        <w:t>2</w:t>
      </w:r>
      <w:r w:rsidRPr="002D4782">
        <w:rPr>
          <w:sz w:val="24"/>
        </w:rPr>
        <w:t xml:space="preserve"> against DME </w:t>
      </w:r>
      <w:proofErr w:type="spellStart"/>
      <w:r w:rsidRPr="002D4782">
        <w:rPr>
          <w:sz w:val="24"/>
        </w:rPr>
        <w:t>counterflow</w:t>
      </w:r>
      <w:proofErr w:type="spellEnd"/>
      <w:r w:rsidRPr="002D4782">
        <w:rPr>
          <w:sz w:val="24"/>
        </w:rPr>
        <w:t xml:space="preserve"> IR images at ignition (atmospheric pressure, strain rate 60 /s)</w:t>
      </w:r>
    </w:p>
    <w:p w:rsidR="007A1B81" w:rsidRPr="002D4782" w:rsidRDefault="007A1B81" w:rsidP="002D4782">
      <w:pPr>
        <w:pStyle w:val="BodyTextIndent2"/>
        <w:spacing w:line="480" w:lineRule="auto"/>
        <w:ind w:firstLine="0"/>
        <w:rPr>
          <w:color w:val="FF0000"/>
          <w:sz w:val="24"/>
        </w:rPr>
      </w:pPr>
    </w:p>
    <w:p w:rsidR="00F63CB6" w:rsidRPr="002D4782" w:rsidRDefault="00F63CB6" w:rsidP="002D4782">
      <w:pPr>
        <w:pStyle w:val="Heading1"/>
        <w:numPr>
          <w:ilvl w:val="0"/>
          <w:numId w:val="6"/>
        </w:numPr>
        <w:spacing w:line="480" w:lineRule="auto"/>
        <w:ind w:left="360"/>
        <w:rPr>
          <w:sz w:val="24"/>
        </w:rPr>
      </w:pPr>
      <w:r w:rsidRPr="002D4782">
        <w:rPr>
          <w:sz w:val="24"/>
        </w:rPr>
        <w:t>Com</w:t>
      </w:r>
      <w:r w:rsidR="00064F71" w:rsidRPr="002D4782">
        <w:rPr>
          <w:sz w:val="24"/>
        </w:rPr>
        <w:t>putational Investigation</w:t>
      </w:r>
    </w:p>
    <w:p w:rsidR="00D07023" w:rsidRPr="002D4782" w:rsidRDefault="00D07023" w:rsidP="002D4782">
      <w:pPr>
        <w:spacing w:line="480" w:lineRule="auto"/>
        <w:jc w:val="both"/>
        <w:rPr>
          <w:sz w:val="24"/>
        </w:rPr>
      </w:pPr>
    </w:p>
    <w:p w:rsidR="00272FAE" w:rsidRPr="002D4782" w:rsidRDefault="00272FAE" w:rsidP="002D4782">
      <w:pPr>
        <w:spacing w:line="480" w:lineRule="auto"/>
        <w:jc w:val="both"/>
        <w:rPr>
          <w:sz w:val="24"/>
        </w:rPr>
      </w:pPr>
      <w:r w:rsidRPr="002D4782">
        <w:rPr>
          <w:rFonts w:hint="eastAsia"/>
          <w:sz w:val="24"/>
        </w:rPr>
        <w:t xml:space="preserve">The steady-state response of a one-dimensional reactive system subjected to heat loss can be studied via the S-curve analysis (Law 2006). In such an analysis, a system response such as the maximum temperature or radical concentration is </w:t>
      </w:r>
      <w:r w:rsidRPr="002D4782">
        <w:rPr>
          <w:sz w:val="24"/>
        </w:rPr>
        <w:t>monitor</w:t>
      </w:r>
      <w:r w:rsidRPr="002D4782">
        <w:rPr>
          <w:rFonts w:hint="eastAsia"/>
          <w:sz w:val="24"/>
        </w:rPr>
        <w:t xml:space="preserve">ed for variations of an imposed parameter such as the air temperature (for a given strain rate of the flow) or the system </w:t>
      </w:r>
      <w:proofErr w:type="spellStart"/>
      <w:r w:rsidRPr="002D4782">
        <w:rPr>
          <w:rFonts w:hint="eastAsia"/>
          <w:sz w:val="24"/>
        </w:rPr>
        <w:t>Damköhler</w:t>
      </w:r>
      <w:proofErr w:type="spellEnd"/>
      <w:r w:rsidRPr="002D4782">
        <w:rPr>
          <w:rFonts w:hint="eastAsia"/>
          <w:sz w:val="24"/>
        </w:rPr>
        <w:t xml:space="preserve"> number, which is defined as the characteristic flow time versus the characteristic chemical time. For a global one-step overall reaction with large activation energy, the intrinsically nonlinear Arrhenius kinetics frequently yields multiple solutions characterized by an S-shaped response curve when </w:t>
      </w:r>
      <w:r w:rsidRPr="002D4782">
        <w:rPr>
          <w:sz w:val="24"/>
        </w:rPr>
        <w:t xml:space="preserve">a system response is </w:t>
      </w:r>
      <w:r w:rsidRPr="002D4782">
        <w:rPr>
          <w:rFonts w:hint="eastAsia"/>
          <w:sz w:val="24"/>
        </w:rPr>
        <w:t xml:space="preserve">plotted against the system </w:t>
      </w:r>
      <w:proofErr w:type="spellStart"/>
      <w:r w:rsidRPr="002D4782">
        <w:rPr>
          <w:rFonts w:hint="eastAsia"/>
          <w:sz w:val="24"/>
        </w:rPr>
        <w:t>Damköhler</w:t>
      </w:r>
      <w:proofErr w:type="spellEnd"/>
      <w:r w:rsidRPr="002D4782">
        <w:rPr>
          <w:rFonts w:hint="eastAsia"/>
          <w:sz w:val="24"/>
        </w:rPr>
        <w:t xml:space="preserve"> number, with the lower and upper turning points respectively designate the ignition and extinction states of the system. Such triple-branch S-curves also frequently emerge for simulations using detailed reaction mechanisms</w:t>
      </w:r>
      <w:r w:rsidR="00D95286">
        <w:rPr>
          <w:sz w:val="24"/>
        </w:rPr>
        <w:t>[</w:t>
      </w:r>
      <w:proofErr w:type="spellStart"/>
      <w:r w:rsidR="00D95286" w:rsidRPr="002D4782">
        <w:rPr>
          <w:rFonts w:hint="eastAsia"/>
          <w:sz w:val="24"/>
        </w:rPr>
        <w:t>Zheng</w:t>
      </w:r>
      <w:proofErr w:type="spellEnd"/>
      <w:r w:rsidR="00D95286" w:rsidRPr="002D4782">
        <w:rPr>
          <w:rFonts w:hint="eastAsia"/>
          <w:sz w:val="24"/>
        </w:rPr>
        <w:t xml:space="preserve"> </w:t>
      </w:r>
      <w:r w:rsidR="00D95286" w:rsidRPr="002D4782">
        <w:rPr>
          <w:rFonts w:hint="eastAsia"/>
          <w:i/>
          <w:sz w:val="24"/>
        </w:rPr>
        <w:t>et al.</w:t>
      </w:r>
      <w:r w:rsidR="00D95286" w:rsidRPr="002D4782">
        <w:rPr>
          <w:rFonts w:hint="eastAsia"/>
          <w:sz w:val="24"/>
        </w:rPr>
        <w:t xml:space="preserve"> 2005</w:t>
      </w:r>
      <w:r w:rsidR="00D95286">
        <w:rPr>
          <w:sz w:val="24"/>
        </w:rPr>
        <w:t>]</w:t>
      </w:r>
      <w:r w:rsidRPr="002D4782">
        <w:rPr>
          <w:rFonts w:hint="eastAsia"/>
          <w:sz w:val="24"/>
        </w:rPr>
        <w:t>, although more complex response curves with multiple ignition-extinction turning points have been obtained, for example for hydrogen oxidation (</w:t>
      </w:r>
      <w:proofErr w:type="spellStart"/>
      <w:r w:rsidRPr="002D4782">
        <w:rPr>
          <w:rFonts w:hint="eastAsia"/>
          <w:sz w:val="24"/>
        </w:rPr>
        <w:t>Kr</w:t>
      </w:r>
      <w:r w:rsidR="00B03DCA" w:rsidRPr="002D4782">
        <w:rPr>
          <w:sz w:val="24"/>
        </w:rPr>
        <w:t>eu</w:t>
      </w:r>
      <w:r w:rsidRPr="002D4782">
        <w:rPr>
          <w:rFonts w:hint="eastAsia"/>
          <w:sz w:val="24"/>
        </w:rPr>
        <w:t>tz</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1994, </w:t>
      </w:r>
      <w:proofErr w:type="spellStart"/>
      <w:r w:rsidRPr="002D4782">
        <w:rPr>
          <w:rFonts w:hint="eastAsia"/>
          <w:sz w:val="24"/>
        </w:rPr>
        <w:t>Fotache</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1998) and methane oxidation (Liu </w:t>
      </w:r>
      <w:r w:rsidRPr="002D4782">
        <w:rPr>
          <w:rFonts w:hint="eastAsia"/>
          <w:i/>
          <w:sz w:val="24"/>
        </w:rPr>
        <w:t xml:space="preserve">et al. </w:t>
      </w:r>
      <w:r w:rsidRPr="002D4782">
        <w:rPr>
          <w:rFonts w:hint="eastAsia"/>
          <w:sz w:val="24"/>
        </w:rPr>
        <w:t xml:space="preserve">2009). </w:t>
      </w:r>
    </w:p>
    <w:p w:rsidR="00745A4C" w:rsidRPr="002D4782" w:rsidRDefault="00272FAE" w:rsidP="002D4782">
      <w:pPr>
        <w:spacing w:line="480" w:lineRule="auto"/>
        <w:ind w:firstLine="360"/>
        <w:jc w:val="both"/>
        <w:rPr>
          <w:sz w:val="24"/>
        </w:rPr>
      </w:pPr>
      <w:r w:rsidRPr="002D4782">
        <w:rPr>
          <w:rFonts w:hint="eastAsia"/>
          <w:sz w:val="24"/>
        </w:rPr>
        <w:t xml:space="preserve">The governing equations </w:t>
      </w:r>
      <w:r w:rsidR="00B03DCA" w:rsidRPr="002D4782">
        <w:rPr>
          <w:sz w:val="24"/>
        </w:rPr>
        <w:t>for</w:t>
      </w:r>
      <w:r w:rsidRPr="002D4782">
        <w:rPr>
          <w:rFonts w:hint="eastAsia"/>
          <w:sz w:val="24"/>
        </w:rPr>
        <w:t xml:space="preserve"> the </w:t>
      </w:r>
      <w:proofErr w:type="spellStart"/>
      <w:r w:rsidRPr="002D4782">
        <w:rPr>
          <w:rFonts w:hint="eastAsia"/>
          <w:sz w:val="24"/>
        </w:rPr>
        <w:t>counterflow</w:t>
      </w:r>
      <w:proofErr w:type="spellEnd"/>
      <w:r w:rsidRPr="002D4782">
        <w:rPr>
          <w:rFonts w:hint="eastAsia"/>
          <w:sz w:val="24"/>
        </w:rPr>
        <w:t xml:space="preserve"> </w:t>
      </w:r>
      <w:proofErr w:type="spellStart"/>
      <w:r w:rsidRPr="002D4782">
        <w:rPr>
          <w:rFonts w:hint="eastAsia"/>
          <w:sz w:val="24"/>
        </w:rPr>
        <w:t>nonpremixed</w:t>
      </w:r>
      <w:proofErr w:type="spellEnd"/>
      <w:r w:rsidRPr="002D4782">
        <w:rPr>
          <w:rFonts w:hint="eastAsia"/>
          <w:sz w:val="24"/>
        </w:rPr>
        <w:t xml:space="preserve"> </w:t>
      </w:r>
      <w:proofErr w:type="gramStart"/>
      <w:r w:rsidRPr="002D4782">
        <w:rPr>
          <w:rFonts w:hint="eastAsia"/>
          <w:sz w:val="24"/>
        </w:rPr>
        <w:t>flame are</w:t>
      </w:r>
      <w:proofErr w:type="gramEnd"/>
      <w:r w:rsidRPr="002D4782">
        <w:rPr>
          <w:rFonts w:hint="eastAsia"/>
          <w:sz w:val="24"/>
        </w:rPr>
        <w:t xml:space="preserve"> discussed in </w:t>
      </w:r>
      <w:proofErr w:type="spellStart"/>
      <w:r w:rsidRPr="002D4782">
        <w:rPr>
          <w:rFonts w:hint="eastAsia"/>
          <w:sz w:val="24"/>
        </w:rPr>
        <w:t>Giovangigli</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(1987). The numerical code is modified from </w:t>
      </w:r>
      <w:proofErr w:type="spellStart"/>
      <w:r w:rsidRPr="002D4782">
        <w:rPr>
          <w:rFonts w:hint="eastAsia"/>
          <w:sz w:val="24"/>
        </w:rPr>
        <w:t>Smooke</w:t>
      </w:r>
      <w:proofErr w:type="spellEnd"/>
      <w:r w:rsidRPr="002D4782">
        <w:rPr>
          <w:rFonts w:hint="eastAsia"/>
          <w:sz w:val="24"/>
        </w:rPr>
        <w:t xml:space="preserve"> </w:t>
      </w:r>
      <w:r w:rsidR="00D8684E" w:rsidRPr="002D4782">
        <w:rPr>
          <w:i/>
          <w:sz w:val="24"/>
        </w:rPr>
        <w:t>et al.</w:t>
      </w:r>
      <w:r w:rsidRPr="002D4782">
        <w:rPr>
          <w:rFonts w:hint="eastAsia"/>
          <w:sz w:val="24"/>
        </w:rPr>
        <w:t xml:space="preserve"> (1986). It employs the damped Newton</w:t>
      </w:r>
      <w:r w:rsidRPr="002D4782">
        <w:rPr>
          <w:sz w:val="24"/>
        </w:rPr>
        <w:t>’</w:t>
      </w:r>
      <w:r w:rsidRPr="002D4782">
        <w:rPr>
          <w:rFonts w:hint="eastAsia"/>
          <w:sz w:val="24"/>
        </w:rPr>
        <w:t xml:space="preserve">s method and time integration solution scheme to solve the ordinary differential equations with boundary conditions specified on both sides of the potential flow. The S-curve marching is </w:t>
      </w:r>
      <w:r w:rsidRPr="002D4782">
        <w:rPr>
          <w:rFonts w:hint="eastAsia"/>
          <w:sz w:val="24"/>
        </w:rPr>
        <w:lastRenderedPageBreak/>
        <w:t xml:space="preserve">performed using the flame-controlling method of </w:t>
      </w:r>
      <w:proofErr w:type="spellStart"/>
      <w:r w:rsidRPr="002D4782">
        <w:rPr>
          <w:rFonts w:hint="eastAsia"/>
          <w:sz w:val="24"/>
        </w:rPr>
        <w:t>Nishioka</w:t>
      </w:r>
      <w:proofErr w:type="spellEnd"/>
      <w:r w:rsidRPr="002D4782">
        <w:rPr>
          <w:rFonts w:hint="eastAsia"/>
          <w:sz w:val="24"/>
        </w:rPr>
        <w:t xml:space="preserve"> </w:t>
      </w:r>
      <w:r w:rsidRPr="002D4782">
        <w:rPr>
          <w:i/>
          <w:sz w:val="24"/>
        </w:rPr>
        <w:t>et al</w:t>
      </w:r>
      <w:r w:rsidRPr="002D4782">
        <w:rPr>
          <w:rFonts w:hint="eastAsia"/>
          <w:sz w:val="24"/>
        </w:rPr>
        <w:t>. (1996) with detailed chemistry (</w:t>
      </w:r>
      <w:proofErr w:type="spellStart"/>
      <w:r w:rsidRPr="002D4782">
        <w:rPr>
          <w:rFonts w:hint="eastAsia"/>
          <w:sz w:val="24"/>
        </w:rPr>
        <w:t>Kee</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1989) and transport database (</w:t>
      </w:r>
      <w:proofErr w:type="spellStart"/>
      <w:r w:rsidRPr="002D4782">
        <w:rPr>
          <w:rFonts w:hint="eastAsia"/>
          <w:sz w:val="24"/>
        </w:rPr>
        <w:t>Kee</w:t>
      </w:r>
      <w:proofErr w:type="spellEnd"/>
      <w:r w:rsidRPr="002D4782">
        <w:rPr>
          <w:rFonts w:hint="eastAsia"/>
          <w:sz w:val="24"/>
        </w:rPr>
        <w:t xml:space="preserve"> </w:t>
      </w:r>
      <w:r w:rsidRPr="002D4782">
        <w:rPr>
          <w:rFonts w:hint="eastAsia"/>
          <w:i/>
          <w:sz w:val="24"/>
        </w:rPr>
        <w:t>et al.</w:t>
      </w:r>
      <w:r w:rsidRPr="002D4782">
        <w:rPr>
          <w:rFonts w:hint="eastAsia"/>
          <w:sz w:val="24"/>
        </w:rPr>
        <w:t xml:space="preserve"> 1983).</w:t>
      </w:r>
    </w:p>
    <w:p w:rsidR="00745A4C" w:rsidRPr="002D4782" w:rsidRDefault="00272FAE" w:rsidP="002D4782">
      <w:pPr>
        <w:spacing w:line="480" w:lineRule="auto"/>
        <w:ind w:firstLine="360"/>
        <w:jc w:val="both"/>
        <w:rPr>
          <w:sz w:val="24"/>
        </w:rPr>
      </w:pPr>
      <w:r w:rsidRPr="002D4782">
        <w:rPr>
          <w:rFonts w:hint="eastAsia"/>
          <w:sz w:val="24"/>
        </w:rPr>
        <w:t xml:space="preserve">The critical states of ignition and extinction can then be assessed through the </w:t>
      </w:r>
      <w:r w:rsidRPr="002D4782">
        <w:rPr>
          <w:sz w:val="24"/>
        </w:rPr>
        <w:t>multiple</w:t>
      </w:r>
      <w:r w:rsidRPr="002D4782">
        <w:rPr>
          <w:rFonts w:hint="eastAsia"/>
          <w:sz w:val="24"/>
        </w:rPr>
        <w:t xml:space="preserve"> turning points of the S-curve. The simulation conditions are as follows: the fuel-side mixture consists of DME and nitrogen with a fixed temperature of 300 K, and the oxidizer side is standard air at a high temperature. The separation distance between the two nozzle exits is 2</w:t>
      </w:r>
      <w:r w:rsidRPr="002D4782">
        <w:rPr>
          <w:sz w:val="24"/>
        </w:rPr>
        <w:t>0</w:t>
      </w:r>
      <w:r w:rsidRPr="002D4782">
        <w:rPr>
          <w:rFonts w:hint="eastAsia"/>
          <w:sz w:val="24"/>
        </w:rPr>
        <w:t> </w:t>
      </w:r>
      <w:r w:rsidRPr="002D4782">
        <w:rPr>
          <w:sz w:val="24"/>
        </w:rPr>
        <w:t>m</w:t>
      </w:r>
      <w:r w:rsidRPr="002D4782">
        <w:rPr>
          <w:rFonts w:hint="eastAsia"/>
          <w:sz w:val="24"/>
        </w:rPr>
        <w:t>m, with the origin being fixed at the fuel exit. To generate an S-curve, marching is performed by either changing the air-side boundary temperature with fixed strain rate or equivalently changing the strain rate with fixed air-side boundary temperature. Following Law</w:t>
      </w:r>
      <w:r w:rsidR="00B03DCA" w:rsidRPr="002D4782">
        <w:rPr>
          <w:sz w:val="24"/>
        </w:rPr>
        <w:t xml:space="preserve"> and Zhao</w:t>
      </w:r>
      <w:r w:rsidRPr="002D4782">
        <w:rPr>
          <w:rFonts w:hint="eastAsia"/>
          <w:sz w:val="24"/>
        </w:rPr>
        <w:t xml:space="preserve"> (2012</w:t>
      </w:r>
      <w:r w:rsidR="004157FA">
        <w:rPr>
          <w:sz w:val="24"/>
        </w:rPr>
        <w:t>, 2013</w:t>
      </w:r>
      <w:r w:rsidRPr="002D4782">
        <w:rPr>
          <w:rFonts w:hint="eastAsia"/>
          <w:sz w:val="24"/>
        </w:rPr>
        <w:t xml:space="preserve">), the distinct turning points of the NTC S-curve of DME were captured, and the calculated </w:t>
      </w:r>
      <w:r w:rsidRPr="002D4782">
        <w:rPr>
          <w:sz w:val="24"/>
        </w:rPr>
        <w:t>ignition</w:t>
      </w:r>
      <w:r w:rsidRPr="002D4782">
        <w:rPr>
          <w:rFonts w:hint="eastAsia"/>
          <w:sz w:val="24"/>
        </w:rPr>
        <w:t xml:space="preserve"> temperature at different strain rate</w:t>
      </w:r>
      <w:r w:rsidRPr="002D4782">
        <w:rPr>
          <w:sz w:val="24"/>
        </w:rPr>
        <w:t>s</w:t>
      </w:r>
      <w:r w:rsidRPr="002D4782">
        <w:rPr>
          <w:rFonts w:hint="eastAsia"/>
          <w:sz w:val="24"/>
        </w:rPr>
        <w:t xml:space="preserve"> as well as different boundary fuel concentrations are compared with </w:t>
      </w:r>
      <w:r w:rsidR="00D95286" w:rsidRPr="002D4782">
        <w:rPr>
          <w:sz w:val="24"/>
        </w:rPr>
        <w:t>the experimental</w:t>
      </w:r>
      <w:r w:rsidRPr="002D4782">
        <w:rPr>
          <w:rFonts w:hint="eastAsia"/>
          <w:sz w:val="24"/>
        </w:rPr>
        <w:t xml:space="preserve"> results.</w:t>
      </w:r>
    </w:p>
    <w:p w:rsidR="00435F20" w:rsidRPr="002D4782" w:rsidRDefault="00435F20" w:rsidP="002D4782">
      <w:pPr>
        <w:spacing w:line="480" w:lineRule="auto"/>
        <w:rPr>
          <w:sz w:val="24"/>
        </w:rPr>
      </w:pPr>
    </w:p>
    <w:p w:rsidR="00CD0458" w:rsidRPr="002D4782" w:rsidRDefault="00A47E52" w:rsidP="002D4782">
      <w:pPr>
        <w:pStyle w:val="Heading1"/>
        <w:numPr>
          <w:ilvl w:val="0"/>
          <w:numId w:val="6"/>
        </w:numPr>
        <w:spacing w:line="480" w:lineRule="auto"/>
        <w:ind w:left="360"/>
        <w:rPr>
          <w:sz w:val="24"/>
        </w:rPr>
      </w:pPr>
      <w:r w:rsidRPr="002D4782">
        <w:rPr>
          <w:sz w:val="24"/>
        </w:rPr>
        <w:t>Results and Discussion</w:t>
      </w:r>
    </w:p>
    <w:p w:rsidR="00D07023" w:rsidRPr="002D4782" w:rsidRDefault="00D07023" w:rsidP="002D4782">
      <w:pPr>
        <w:spacing w:line="480" w:lineRule="auto"/>
        <w:jc w:val="both"/>
        <w:rPr>
          <w:sz w:val="24"/>
        </w:rPr>
      </w:pPr>
    </w:p>
    <w:p w:rsidR="000B51E2" w:rsidRPr="002D4782" w:rsidRDefault="00431EF8" w:rsidP="002D4782">
      <w:pPr>
        <w:spacing w:line="480" w:lineRule="auto"/>
        <w:jc w:val="both"/>
        <w:rPr>
          <w:sz w:val="24"/>
        </w:rPr>
      </w:pPr>
      <w:r w:rsidRPr="002D4782">
        <w:rPr>
          <w:rFonts w:hint="eastAsia"/>
          <w:sz w:val="24"/>
        </w:rPr>
        <w:t>In Fig</w:t>
      </w:r>
      <w:r w:rsidRPr="002D4782">
        <w:rPr>
          <w:sz w:val="24"/>
        </w:rPr>
        <w:t>.</w:t>
      </w:r>
      <w:r w:rsidRPr="002D4782">
        <w:rPr>
          <w:rFonts w:hint="eastAsia"/>
          <w:sz w:val="24"/>
        </w:rPr>
        <w:t xml:space="preserve"> 4, the global response of the system is chosen to be the maximum formaldehyde (HCHO) mole fraction due to its large production rate by the low temperature chemistry, and the NTC S-curve is plotted as a function of air boundary temperature for 30% DME in nitrogen </w:t>
      </w:r>
      <w:r w:rsidRPr="002D4782">
        <w:rPr>
          <w:sz w:val="24"/>
        </w:rPr>
        <w:t>under</w:t>
      </w:r>
      <w:r w:rsidRPr="002D4782">
        <w:rPr>
          <w:rFonts w:hint="eastAsia"/>
          <w:sz w:val="24"/>
        </w:rPr>
        <w:t xml:space="preserve"> different strain rates. It </w:t>
      </w:r>
      <w:r w:rsidRPr="002D4782">
        <w:rPr>
          <w:sz w:val="24"/>
        </w:rPr>
        <w:t xml:space="preserve">is </w:t>
      </w:r>
      <w:r w:rsidRPr="002D4782">
        <w:rPr>
          <w:rFonts w:hint="eastAsia"/>
          <w:sz w:val="24"/>
        </w:rPr>
        <w:t xml:space="preserve">noted that the second ignition state induced by </w:t>
      </w:r>
      <w:r w:rsidRPr="002D4782">
        <w:rPr>
          <w:sz w:val="24"/>
        </w:rPr>
        <w:t xml:space="preserve">the </w:t>
      </w:r>
      <w:r w:rsidRPr="002D4782">
        <w:rPr>
          <w:rFonts w:hint="eastAsia"/>
          <w:sz w:val="24"/>
        </w:rPr>
        <w:t xml:space="preserve">high temperature chemistry </w:t>
      </w:r>
      <w:r w:rsidRPr="002D4782">
        <w:rPr>
          <w:sz w:val="24"/>
        </w:rPr>
        <w:t>i</w:t>
      </w:r>
      <w:r w:rsidRPr="002D4782">
        <w:rPr>
          <w:rFonts w:hint="eastAsia"/>
          <w:sz w:val="24"/>
        </w:rPr>
        <w:t xml:space="preserve">s not shown here. Then, it </w:t>
      </w:r>
      <w:r w:rsidRPr="002D4782">
        <w:rPr>
          <w:sz w:val="24"/>
        </w:rPr>
        <w:t>is</w:t>
      </w:r>
      <w:r w:rsidRPr="002D4782">
        <w:rPr>
          <w:rFonts w:hint="eastAsia"/>
          <w:sz w:val="24"/>
        </w:rPr>
        <w:t xml:space="preserve"> seen that the ignition turning point for the NTC S-curve appears at </w:t>
      </w:r>
      <w:r w:rsidRPr="002D4782">
        <w:rPr>
          <w:sz w:val="24"/>
        </w:rPr>
        <w:t xml:space="preserve">the </w:t>
      </w:r>
      <w:r w:rsidRPr="002D4782">
        <w:rPr>
          <w:rFonts w:hint="eastAsia"/>
          <w:sz w:val="24"/>
        </w:rPr>
        <w:t>lower boundary temperature for lower strain rates, although the response is not as sensitive as the extinction turning point. In addition, the low temperature chemistry becomes more pronounced for lower strain rates as seen from the increasing maximum HCHO mole fraction for lower strain rates.</w:t>
      </w:r>
    </w:p>
    <w:p w:rsidR="00431EF8" w:rsidRPr="002D4782" w:rsidRDefault="00431EF8" w:rsidP="002D4782">
      <w:pPr>
        <w:spacing w:line="480" w:lineRule="auto"/>
        <w:jc w:val="both"/>
        <w:rPr>
          <w:sz w:val="24"/>
        </w:rPr>
      </w:pPr>
    </w:p>
    <w:p w:rsidR="0004267C" w:rsidRDefault="00B2399A" w:rsidP="0004267C">
      <w:pPr>
        <w:jc w:val="center"/>
      </w:pPr>
      <w:r>
        <w:rPr>
          <w:noProof/>
          <w:lang w:eastAsia="zh-CN"/>
        </w:rPr>
        <w:lastRenderedPageBreak/>
        <w:drawing>
          <wp:inline distT="0" distB="0" distL="0" distR="0">
            <wp:extent cx="6172200" cy="4724400"/>
            <wp:effectExtent l="19050" t="0" r="0" b="0"/>
            <wp:docPr id="10" name="Picture 9" descr="Scurve-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urve-SR.png"/>
                    <pic:cNvPicPr/>
                  </pic:nvPicPr>
                  <pic:blipFill>
                    <a:blip r:embed="rId13"/>
                    <a:stretch>
                      <a:fillRect/>
                    </a:stretch>
                  </pic:blipFill>
                  <pic:spPr>
                    <a:xfrm>
                      <a:off x="0" y="0"/>
                      <a:ext cx="6172200" cy="4724400"/>
                    </a:xfrm>
                    <a:prstGeom prst="rect">
                      <a:avLst/>
                    </a:prstGeom>
                  </pic:spPr>
                </pic:pic>
              </a:graphicData>
            </a:graphic>
          </wp:inline>
        </w:drawing>
      </w:r>
    </w:p>
    <w:p w:rsidR="001507CA" w:rsidRDefault="001507CA" w:rsidP="0004267C">
      <w:pPr>
        <w:jc w:val="center"/>
      </w:pPr>
    </w:p>
    <w:p w:rsidR="0004267C" w:rsidRDefault="0004267C" w:rsidP="0004267C">
      <w:pPr>
        <w:jc w:val="center"/>
      </w:pPr>
      <w:proofErr w:type="gramStart"/>
      <w:r w:rsidRPr="0004267C">
        <w:t xml:space="preserve">Fig. </w:t>
      </w:r>
      <w:r w:rsidRPr="0004267C">
        <w:rPr>
          <w:rFonts w:hint="eastAsia"/>
        </w:rPr>
        <w:t>4</w:t>
      </w:r>
      <w:r w:rsidRPr="0004267C">
        <w:t>.</w:t>
      </w:r>
      <w:proofErr w:type="gramEnd"/>
      <w:r w:rsidRPr="0004267C">
        <w:t xml:space="preserve"> </w:t>
      </w:r>
      <w:proofErr w:type="gramStart"/>
      <w:r w:rsidRPr="0004267C">
        <w:t>Maximum HCHO mole fraction of 30% DME at different air boundary temperatures under various strain rates</w:t>
      </w:r>
      <w:r w:rsidRPr="0004267C">
        <w:rPr>
          <w:rFonts w:hint="eastAsia"/>
        </w:rPr>
        <w:t>.</w:t>
      </w:r>
      <w:proofErr w:type="gramEnd"/>
    </w:p>
    <w:p w:rsidR="007C5943" w:rsidRDefault="007C5943" w:rsidP="00BA5100"/>
    <w:p w:rsidR="000B51E2" w:rsidRPr="002D4782" w:rsidRDefault="00BA3C6A" w:rsidP="002D4782">
      <w:pPr>
        <w:spacing w:line="480" w:lineRule="auto"/>
        <w:jc w:val="both"/>
        <w:rPr>
          <w:sz w:val="24"/>
        </w:rPr>
      </w:pPr>
      <w:r w:rsidRPr="002D4782">
        <w:rPr>
          <w:rFonts w:hint="eastAsia"/>
          <w:sz w:val="24"/>
        </w:rPr>
        <w:t xml:space="preserve">For </w:t>
      </w:r>
      <w:r w:rsidRPr="002D4782">
        <w:rPr>
          <w:sz w:val="24"/>
        </w:rPr>
        <w:t xml:space="preserve">the </w:t>
      </w:r>
      <w:r w:rsidRPr="002D4782">
        <w:rPr>
          <w:rFonts w:hint="eastAsia"/>
          <w:sz w:val="24"/>
        </w:rPr>
        <w:t xml:space="preserve">experimental investigation, PMT with special filter for HCHO is used to measure the HCHO </w:t>
      </w:r>
      <w:proofErr w:type="spellStart"/>
      <w:r w:rsidR="00B03DCA" w:rsidRPr="002D4782">
        <w:rPr>
          <w:sz w:val="24"/>
        </w:rPr>
        <w:t>chemiluminescence</w:t>
      </w:r>
      <w:proofErr w:type="spellEnd"/>
      <w:r w:rsidRPr="002D4782">
        <w:rPr>
          <w:rFonts w:hint="eastAsia"/>
          <w:sz w:val="24"/>
        </w:rPr>
        <w:t xml:space="preserve"> intensity </w:t>
      </w:r>
      <w:r w:rsidRPr="002D4782">
        <w:rPr>
          <w:sz w:val="24"/>
        </w:rPr>
        <w:t>from the</w:t>
      </w:r>
      <w:r w:rsidRPr="002D4782">
        <w:rPr>
          <w:rFonts w:hint="eastAsia"/>
          <w:sz w:val="24"/>
        </w:rPr>
        <w:t xml:space="preserve"> mixing layer. In Fig</w:t>
      </w:r>
      <w:r w:rsidRPr="002D4782">
        <w:rPr>
          <w:sz w:val="24"/>
        </w:rPr>
        <w:t>.</w:t>
      </w:r>
      <w:r w:rsidRPr="002D4782">
        <w:rPr>
          <w:rFonts w:hint="eastAsia"/>
          <w:sz w:val="24"/>
        </w:rPr>
        <w:t xml:space="preserve"> 5, </w:t>
      </w:r>
      <w:r w:rsidRPr="002D4782">
        <w:rPr>
          <w:sz w:val="24"/>
        </w:rPr>
        <w:t xml:space="preserve">the </w:t>
      </w:r>
      <w:proofErr w:type="spellStart"/>
      <w:r w:rsidR="00B03DCA" w:rsidRPr="002D4782">
        <w:rPr>
          <w:sz w:val="24"/>
        </w:rPr>
        <w:t>chemiluminescence</w:t>
      </w:r>
      <w:proofErr w:type="spellEnd"/>
      <w:r w:rsidRPr="002D4782">
        <w:rPr>
          <w:rFonts w:hint="eastAsia"/>
          <w:sz w:val="24"/>
        </w:rPr>
        <w:t xml:space="preserve"> intensity from the HCHO under strain rates 40</w:t>
      </w:r>
      <w:r w:rsidRPr="002D4782">
        <w:rPr>
          <w:sz w:val="24"/>
        </w:rPr>
        <w:t xml:space="preserve"> </w:t>
      </w:r>
      <w:r w:rsidRPr="002D4782">
        <w:rPr>
          <w:rFonts w:hint="eastAsia"/>
          <w:sz w:val="24"/>
        </w:rPr>
        <w:t>/s, 60</w:t>
      </w:r>
      <w:r w:rsidRPr="002D4782">
        <w:rPr>
          <w:sz w:val="24"/>
        </w:rPr>
        <w:t xml:space="preserve"> </w:t>
      </w:r>
      <w:r w:rsidRPr="002D4782">
        <w:rPr>
          <w:rFonts w:hint="eastAsia"/>
          <w:sz w:val="24"/>
        </w:rPr>
        <w:t>/s, 100</w:t>
      </w:r>
      <w:r w:rsidRPr="002D4782">
        <w:rPr>
          <w:sz w:val="24"/>
        </w:rPr>
        <w:t xml:space="preserve"> </w:t>
      </w:r>
      <w:r w:rsidRPr="002D4782">
        <w:rPr>
          <w:rFonts w:hint="eastAsia"/>
          <w:sz w:val="24"/>
        </w:rPr>
        <w:t xml:space="preserve">/s are measured as a function of </w:t>
      </w:r>
      <w:r w:rsidRPr="002D4782">
        <w:rPr>
          <w:sz w:val="24"/>
        </w:rPr>
        <w:t xml:space="preserve">the </w:t>
      </w:r>
      <w:r w:rsidRPr="002D4782">
        <w:rPr>
          <w:rFonts w:hint="eastAsia"/>
          <w:sz w:val="24"/>
        </w:rPr>
        <w:t>air</w:t>
      </w:r>
      <w:r w:rsidRPr="002D4782">
        <w:rPr>
          <w:sz w:val="24"/>
        </w:rPr>
        <w:t xml:space="preserve"> </w:t>
      </w:r>
      <w:r w:rsidRPr="002D4782">
        <w:rPr>
          <w:rFonts w:hint="eastAsia"/>
          <w:sz w:val="24"/>
        </w:rPr>
        <w:t>boundary temperature. Compared with Fig</w:t>
      </w:r>
      <w:r w:rsidRPr="002D4782">
        <w:rPr>
          <w:sz w:val="24"/>
        </w:rPr>
        <w:t>.</w:t>
      </w:r>
      <w:r w:rsidRPr="002D4782">
        <w:rPr>
          <w:rFonts w:hint="eastAsia"/>
          <w:sz w:val="24"/>
        </w:rPr>
        <w:t xml:space="preserve"> 4, it again demonstrates that the low temperature chemistry becomes more pronounced under lower strain rates, with more HCHO produced and therefore stronger </w:t>
      </w:r>
      <w:proofErr w:type="spellStart"/>
      <w:r w:rsidR="00CA6C28" w:rsidRPr="002D4782">
        <w:rPr>
          <w:sz w:val="24"/>
        </w:rPr>
        <w:t>chemiluminescence</w:t>
      </w:r>
      <w:proofErr w:type="spellEnd"/>
      <w:r w:rsidRPr="002D4782">
        <w:rPr>
          <w:rFonts w:hint="eastAsia"/>
          <w:sz w:val="24"/>
        </w:rPr>
        <w:t xml:space="preserve"> from it. </w:t>
      </w:r>
      <w:r w:rsidRPr="002D4782">
        <w:rPr>
          <w:sz w:val="24"/>
        </w:rPr>
        <w:t>Consequently</w:t>
      </w:r>
      <w:r w:rsidRPr="002D4782">
        <w:rPr>
          <w:rFonts w:hint="eastAsia"/>
          <w:sz w:val="24"/>
        </w:rPr>
        <w:t>, though limit</w:t>
      </w:r>
      <w:r w:rsidRPr="002D4782">
        <w:rPr>
          <w:sz w:val="24"/>
        </w:rPr>
        <w:t>ed</w:t>
      </w:r>
      <w:r w:rsidRPr="002D4782">
        <w:rPr>
          <w:rFonts w:hint="eastAsia"/>
          <w:sz w:val="24"/>
        </w:rPr>
        <w:t xml:space="preserve"> by system sensitivity, the signal can be detected at lower air boundary temperatures with decreasing strain rates. </w:t>
      </w:r>
      <w:r w:rsidRPr="002D4782">
        <w:rPr>
          <w:sz w:val="24"/>
        </w:rPr>
        <w:t xml:space="preserve">However, the current PMT system with HCHO filter fails to capture the onset of NTC-affected ignitions; instead, it shows the strength of </w:t>
      </w:r>
      <w:proofErr w:type="spellStart"/>
      <w:r w:rsidRPr="002D4782">
        <w:rPr>
          <w:sz w:val="24"/>
        </w:rPr>
        <w:t>chemiluminescence</w:t>
      </w:r>
      <w:proofErr w:type="spellEnd"/>
      <w:r w:rsidRPr="002D4782">
        <w:rPr>
          <w:sz w:val="24"/>
        </w:rPr>
        <w:t xml:space="preserve"> after ignition and at higher temperatures. It </w:t>
      </w:r>
      <w:r w:rsidR="00CA6C28" w:rsidRPr="002D4782">
        <w:rPr>
          <w:sz w:val="24"/>
        </w:rPr>
        <w:t xml:space="preserve">is </w:t>
      </w:r>
      <w:r w:rsidRPr="002D4782">
        <w:rPr>
          <w:sz w:val="24"/>
        </w:rPr>
        <w:t xml:space="preserve">also worth </w:t>
      </w:r>
      <w:r w:rsidRPr="002D4782">
        <w:rPr>
          <w:sz w:val="24"/>
        </w:rPr>
        <w:lastRenderedPageBreak/>
        <w:t xml:space="preserve">noticing that the discrepancy between </w:t>
      </w:r>
      <w:r w:rsidR="00CA6C28" w:rsidRPr="002D4782">
        <w:rPr>
          <w:sz w:val="24"/>
        </w:rPr>
        <w:t xml:space="preserve">the </w:t>
      </w:r>
      <w:r w:rsidRPr="002D4782">
        <w:rPr>
          <w:sz w:val="24"/>
        </w:rPr>
        <w:t xml:space="preserve">signal onset temperatures from experiment and NTC-affected ignition temperature from simulation is primarily due to the low intensity of HCHO </w:t>
      </w:r>
      <w:proofErr w:type="spellStart"/>
      <w:r w:rsidRPr="002D4782">
        <w:rPr>
          <w:sz w:val="24"/>
        </w:rPr>
        <w:t>chemiluminescence</w:t>
      </w:r>
      <w:proofErr w:type="spellEnd"/>
      <w:r w:rsidRPr="002D4782">
        <w:rPr>
          <w:sz w:val="24"/>
        </w:rPr>
        <w:t xml:space="preserve"> captured by the PMT. </w:t>
      </w:r>
      <w:r w:rsidRPr="002D4782">
        <w:rPr>
          <w:rFonts w:hint="eastAsia"/>
          <w:sz w:val="24"/>
        </w:rPr>
        <w:t xml:space="preserve">On the whole, </w:t>
      </w:r>
      <w:bookmarkStart w:id="6" w:name="OLE_LINK1"/>
      <w:bookmarkStart w:id="7" w:name="OLE_LINK2"/>
      <w:r w:rsidRPr="002D4782">
        <w:rPr>
          <w:rFonts w:hint="eastAsia"/>
          <w:sz w:val="24"/>
        </w:rPr>
        <w:t xml:space="preserve">qualitatively agreement of both stronger HCHO </w:t>
      </w:r>
      <w:proofErr w:type="spellStart"/>
      <w:r w:rsidR="00CA6C28" w:rsidRPr="002D4782">
        <w:rPr>
          <w:sz w:val="24"/>
        </w:rPr>
        <w:t>chemiluminescence</w:t>
      </w:r>
      <w:proofErr w:type="spellEnd"/>
      <w:r w:rsidRPr="002D4782">
        <w:rPr>
          <w:rFonts w:hint="eastAsia"/>
          <w:sz w:val="24"/>
        </w:rPr>
        <w:t xml:space="preserve"> as well as lower onset temperature detected with the numerical simulation does show the major characteristics of the NTC-transport coupling, </w:t>
      </w:r>
      <w:r w:rsidRPr="002D4782">
        <w:rPr>
          <w:sz w:val="24"/>
        </w:rPr>
        <w:t>which is consistent</w:t>
      </w:r>
      <w:r w:rsidRPr="002D4782">
        <w:rPr>
          <w:rFonts w:hint="eastAsia"/>
          <w:sz w:val="24"/>
        </w:rPr>
        <w:t xml:space="preserve"> with previous work by Law</w:t>
      </w:r>
      <w:r w:rsidR="00CA6C28" w:rsidRPr="002D4782">
        <w:rPr>
          <w:sz w:val="24"/>
        </w:rPr>
        <w:t xml:space="preserve"> and Zhao</w:t>
      </w:r>
      <w:r w:rsidRPr="002D4782">
        <w:rPr>
          <w:rFonts w:hint="eastAsia"/>
          <w:sz w:val="24"/>
        </w:rPr>
        <w:t xml:space="preserve"> (2012).</w:t>
      </w:r>
      <w:r w:rsidRPr="002D4782">
        <w:rPr>
          <w:sz w:val="24"/>
        </w:rPr>
        <w:t xml:space="preserve"> </w:t>
      </w:r>
      <w:bookmarkEnd w:id="6"/>
      <w:bookmarkEnd w:id="7"/>
    </w:p>
    <w:p w:rsidR="002C16C0" w:rsidRDefault="002C16C0" w:rsidP="00BA3C6A">
      <w:pPr>
        <w:jc w:val="both"/>
      </w:pPr>
    </w:p>
    <w:p w:rsidR="00BA3C6A" w:rsidRDefault="00E41AC6" w:rsidP="002C16C0">
      <w:pPr>
        <w:jc w:val="center"/>
      </w:pPr>
      <w:r>
        <w:rPr>
          <w:noProof/>
          <w:lang w:eastAsia="zh-CN"/>
        </w:rPr>
        <w:drawing>
          <wp:inline distT="0" distB="0" distL="0" distR="0">
            <wp:extent cx="6172200" cy="4724400"/>
            <wp:effectExtent l="19050" t="0" r="0" b="0"/>
            <wp:docPr id="15" name="Picture 14" descr="P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T.png"/>
                    <pic:cNvPicPr/>
                  </pic:nvPicPr>
                  <pic:blipFill>
                    <a:blip r:embed="rId14"/>
                    <a:stretch>
                      <a:fillRect/>
                    </a:stretch>
                  </pic:blipFill>
                  <pic:spPr>
                    <a:xfrm>
                      <a:off x="0" y="0"/>
                      <a:ext cx="6172200" cy="4724400"/>
                    </a:xfrm>
                    <a:prstGeom prst="rect">
                      <a:avLst/>
                    </a:prstGeom>
                  </pic:spPr>
                </pic:pic>
              </a:graphicData>
            </a:graphic>
          </wp:inline>
        </w:drawing>
      </w:r>
    </w:p>
    <w:p w:rsidR="001507CA" w:rsidRDefault="001507CA" w:rsidP="002C16C0">
      <w:pPr>
        <w:jc w:val="center"/>
      </w:pPr>
    </w:p>
    <w:p w:rsidR="002C16C0" w:rsidRPr="002C16C0" w:rsidRDefault="002C16C0" w:rsidP="002C16C0">
      <w:pPr>
        <w:jc w:val="center"/>
      </w:pPr>
      <w:proofErr w:type="gramStart"/>
      <w:r w:rsidRPr="002C16C0">
        <w:t>Fig</w:t>
      </w:r>
      <w:r w:rsidR="00DA08FF">
        <w:t>.</w:t>
      </w:r>
      <w:r w:rsidRPr="002C16C0">
        <w:t xml:space="preserve"> </w:t>
      </w:r>
      <w:r w:rsidRPr="002C16C0">
        <w:rPr>
          <w:rFonts w:hint="eastAsia"/>
        </w:rPr>
        <w:t>5</w:t>
      </w:r>
      <w:r w:rsidRPr="002C16C0">
        <w:t>.</w:t>
      </w:r>
      <w:proofErr w:type="gramEnd"/>
      <w:r w:rsidRPr="002C16C0">
        <w:t xml:space="preserve"> HCHO </w:t>
      </w:r>
      <w:proofErr w:type="spellStart"/>
      <w:r w:rsidRPr="002C16C0">
        <w:t>chemiluminescence</w:t>
      </w:r>
      <w:proofErr w:type="spellEnd"/>
      <w:r w:rsidRPr="002C16C0">
        <w:t xml:space="preserve"> intensity at different air boundary temperatures under various strain rates</w:t>
      </w:r>
    </w:p>
    <w:p w:rsidR="002C16C0" w:rsidRDefault="002C16C0" w:rsidP="009641C7"/>
    <w:p w:rsidR="00745A4C" w:rsidRPr="002D4782" w:rsidRDefault="009641C7" w:rsidP="002D4782">
      <w:pPr>
        <w:spacing w:line="480" w:lineRule="auto"/>
        <w:ind w:firstLine="360"/>
        <w:jc w:val="both"/>
        <w:rPr>
          <w:sz w:val="24"/>
        </w:rPr>
      </w:pPr>
      <w:r w:rsidRPr="002D4782">
        <w:rPr>
          <w:rFonts w:hint="eastAsia"/>
          <w:sz w:val="24"/>
        </w:rPr>
        <w:t xml:space="preserve">As discussed in the experimental methodology </w:t>
      </w:r>
      <w:r w:rsidR="00CA6C28" w:rsidRPr="002D4782">
        <w:rPr>
          <w:sz w:val="24"/>
        </w:rPr>
        <w:t>section</w:t>
      </w:r>
      <w:r w:rsidRPr="002D4782">
        <w:rPr>
          <w:rFonts w:hint="eastAsia"/>
          <w:sz w:val="24"/>
        </w:rPr>
        <w:t>, quantitative measurement of the ignition temperature should be made based on the infrared camera observation. For different flow rate</w:t>
      </w:r>
      <w:r w:rsidRPr="002D4782">
        <w:rPr>
          <w:sz w:val="24"/>
        </w:rPr>
        <w:t>s</w:t>
      </w:r>
      <w:r w:rsidRPr="002D4782">
        <w:rPr>
          <w:rFonts w:hint="eastAsia"/>
          <w:sz w:val="24"/>
        </w:rPr>
        <w:t xml:space="preserve">, the </w:t>
      </w:r>
      <w:r w:rsidRPr="002D4782">
        <w:rPr>
          <w:rFonts w:hint="eastAsia"/>
          <w:sz w:val="24"/>
        </w:rPr>
        <w:lastRenderedPageBreak/>
        <w:t xml:space="preserve">infrared camera was used to visualize the reaction mixing layer, and LDV was used to measure the velocity profile along the center line to further </w:t>
      </w:r>
      <w:r w:rsidRPr="002D4782">
        <w:rPr>
          <w:sz w:val="24"/>
        </w:rPr>
        <w:t>obtain</w:t>
      </w:r>
      <w:r w:rsidRPr="002D4782">
        <w:rPr>
          <w:rFonts w:hint="eastAsia"/>
          <w:sz w:val="24"/>
        </w:rPr>
        <w:t xml:space="preserve"> the local strain rates of each case. In Fig. 6, experimental measurements of the low temperature chemistry induced ignition and the turning points </w:t>
      </w:r>
      <w:r w:rsidRPr="002D4782">
        <w:rPr>
          <w:sz w:val="24"/>
        </w:rPr>
        <w:t>predicted</w:t>
      </w:r>
      <w:r w:rsidRPr="002D4782">
        <w:rPr>
          <w:rFonts w:hint="eastAsia"/>
          <w:sz w:val="24"/>
        </w:rPr>
        <w:t xml:space="preserve"> by the NTC S-curve are plotted as function of strain rates. Due to the</w:t>
      </w:r>
      <w:r w:rsidRPr="002D4782">
        <w:rPr>
          <w:sz w:val="24"/>
        </w:rPr>
        <w:t xml:space="preserve"> moderate flow field temperatures and high sensitivity of the thermocouple</w:t>
      </w:r>
      <w:r w:rsidRPr="002D4782">
        <w:rPr>
          <w:rFonts w:hint="eastAsia"/>
          <w:sz w:val="24"/>
        </w:rPr>
        <w:t xml:space="preserve">, </w:t>
      </w:r>
      <w:r w:rsidRPr="002D4782">
        <w:rPr>
          <w:sz w:val="24"/>
        </w:rPr>
        <w:t xml:space="preserve">ignition temperature </w:t>
      </w:r>
      <w:r w:rsidRPr="002D4782">
        <w:rPr>
          <w:rFonts w:hint="eastAsia"/>
          <w:sz w:val="24"/>
        </w:rPr>
        <w:t xml:space="preserve">error </w:t>
      </w:r>
      <w:r w:rsidRPr="002D4782">
        <w:rPr>
          <w:sz w:val="24"/>
        </w:rPr>
        <w:t xml:space="preserve">bars </w:t>
      </w:r>
      <w:r w:rsidRPr="002D4782">
        <w:rPr>
          <w:rFonts w:hint="eastAsia"/>
          <w:sz w:val="24"/>
        </w:rPr>
        <w:t>are within the size</w:t>
      </w:r>
      <w:r w:rsidRPr="002D4782">
        <w:rPr>
          <w:sz w:val="24"/>
        </w:rPr>
        <w:t xml:space="preserve"> of</w:t>
      </w:r>
      <w:r w:rsidRPr="002D4782">
        <w:rPr>
          <w:rFonts w:hint="eastAsia"/>
          <w:sz w:val="24"/>
        </w:rPr>
        <w:t xml:space="preserve"> the symbol. </w:t>
      </w:r>
      <w:r w:rsidRPr="002D4782">
        <w:rPr>
          <w:sz w:val="24"/>
        </w:rPr>
        <w:t>It is seen that v</w:t>
      </w:r>
      <w:r w:rsidRPr="002D4782">
        <w:rPr>
          <w:rFonts w:hint="eastAsia"/>
          <w:sz w:val="24"/>
        </w:rPr>
        <w:t xml:space="preserve">ery good agreement </w:t>
      </w:r>
      <w:r w:rsidRPr="002D4782">
        <w:rPr>
          <w:sz w:val="24"/>
        </w:rPr>
        <w:t>exists</w:t>
      </w:r>
      <w:r w:rsidRPr="002D4782">
        <w:rPr>
          <w:rFonts w:hint="eastAsia"/>
          <w:sz w:val="24"/>
        </w:rPr>
        <w:t xml:space="preserve"> between the experimental observation and the numerical predictions, </w:t>
      </w:r>
      <w:r w:rsidRPr="002D4782">
        <w:rPr>
          <w:sz w:val="24"/>
        </w:rPr>
        <w:t>with</w:t>
      </w:r>
      <w:r w:rsidRPr="002D4782">
        <w:rPr>
          <w:rFonts w:hint="eastAsia"/>
          <w:sz w:val="24"/>
        </w:rPr>
        <w:t xml:space="preserve"> the average </w:t>
      </w:r>
      <w:r w:rsidRPr="002D4782">
        <w:rPr>
          <w:sz w:val="24"/>
        </w:rPr>
        <w:t xml:space="preserve">temperature </w:t>
      </w:r>
      <w:r w:rsidRPr="002D4782">
        <w:rPr>
          <w:rFonts w:hint="eastAsia"/>
          <w:sz w:val="24"/>
        </w:rPr>
        <w:t xml:space="preserve">difference </w:t>
      </w:r>
      <w:r w:rsidRPr="002D4782">
        <w:rPr>
          <w:sz w:val="24"/>
        </w:rPr>
        <w:t>being</w:t>
      </w:r>
      <w:r w:rsidRPr="002D4782">
        <w:rPr>
          <w:rFonts w:hint="eastAsia"/>
          <w:sz w:val="24"/>
        </w:rPr>
        <w:t xml:space="preserve"> within 20</w:t>
      </w:r>
      <w:r w:rsidRPr="002D4782">
        <w:rPr>
          <w:sz w:val="24"/>
        </w:rPr>
        <w:t xml:space="preserve"> </w:t>
      </w:r>
      <w:r w:rsidRPr="002D4782">
        <w:rPr>
          <w:rFonts w:hint="eastAsia"/>
          <w:sz w:val="24"/>
        </w:rPr>
        <w:t>K. Sensitivity analysis was carried out to help understand the results and it is shown that the first two most important reactions for promotion of the low temperature chemistry induced ignition are oxygen combination reaction CH</w:t>
      </w:r>
      <w:r w:rsidRPr="002D4782">
        <w:rPr>
          <w:rFonts w:hint="eastAsia"/>
          <w:sz w:val="24"/>
          <w:vertAlign w:val="subscript"/>
        </w:rPr>
        <w:t>2</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2</w:t>
      </w:r>
      <w:r w:rsidRPr="002D4782">
        <w:rPr>
          <w:rFonts w:hint="eastAsia"/>
          <w:sz w:val="24"/>
        </w:rPr>
        <w:t>H+O</w:t>
      </w:r>
      <w:r w:rsidRPr="002D4782">
        <w:rPr>
          <w:rFonts w:hint="eastAsia"/>
          <w:sz w:val="24"/>
          <w:vertAlign w:val="subscript"/>
        </w:rPr>
        <w:t>2</w:t>
      </w:r>
      <w:r w:rsidRPr="002D4782">
        <w:rPr>
          <w:rFonts w:hint="eastAsia"/>
          <w:sz w:val="24"/>
        </w:rPr>
        <w:t xml:space="preserve"> </w:t>
      </w:r>
      <w:r w:rsidRPr="002D4782">
        <w:rPr>
          <w:sz w:val="24"/>
        </w:rPr>
        <w:sym w:font="Wingdings" w:char="F0F3"/>
      </w:r>
      <w:r w:rsidRPr="002D4782">
        <w:rPr>
          <w:rFonts w:hint="eastAsia"/>
          <w:sz w:val="24"/>
        </w:rPr>
        <w:t xml:space="preserve"> O</w:t>
      </w:r>
      <w:r w:rsidRPr="002D4782">
        <w:rPr>
          <w:rFonts w:hint="eastAsia"/>
          <w:sz w:val="24"/>
          <w:vertAlign w:val="subscript"/>
        </w:rPr>
        <w:t>2</w:t>
      </w:r>
      <w:r w:rsidRPr="002D4782">
        <w:rPr>
          <w:rFonts w:hint="eastAsia"/>
          <w:sz w:val="24"/>
        </w:rPr>
        <w:t>CH</w:t>
      </w:r>
      <w:r w:rsidRPr="002D4782">
        <w:rPr>
          <w:rFonts w:hint="eastAsia"/>
          <w:sz w:val="24"/>
          <w:vertAlign w:val="subscript"/>
        </w:rPr>
        <w:t>2</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2</w:t>
      </w:r>
      <w:r w:rsidRPr="002D4782">
        <w:rPr>
          <w:rFonts w:hint="eastAsia"/>
          <w:sz w:val="24"/>
        </w:rPr>
        <w:t>H and isomerization reaction CH</w:t>
      </w:r>
      <w:r w:rsidRPr="002D4782">
        <w:rPr>
          <w:rFonts w:hint="eastAsia"/>
          <w:sz w:val="24"/>
          <w:vertAlign w:val="subscript"/>
        </w:rPr>
        <w:t>3</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 xml:space="preserve">2 </w:t>
      </w:r>
      <w:r w:rsidRPr="002D4782">
        <w:rPr>
          <w:sz w:val="24"/>
        </w:rPr>
        <w:sym w:font="Wingdings" w:char="F0F3"/>
      </w:r>
      <w:r w:rsidRPr="002D4782">
        <w:rPr>
          <w:rFonts w:hint="eastAsia"/>
          <w:sz w:val="24"/>
        </w:rPr>
        <w:t xml:space="preserve"> CH</w:t>
      </w:r>
      <w:r w:rsidRPr="002D4782">
        <w:rPr>
          <w:rFonts w:hint="eastAsia"/>
          <w:sz w:val="24"/>
          <w:vertAlign w:val="subscript"/>
        </w:rPr>
        <w:t>2</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2</w:t>
      </w:r>
      <w:r w:rsidRPr="002D4782">
        <w:rPr>
          <w:rFonts w:hint="eastAsia"/>
          <w:sz w:val="24"/>
        </w:rPr>
        <w:t xml:space="preserve">H, and the most important retarding reaction is the </w:t>
      </w:r>
      <w:r w:rsidRPr="002D4782">
        <w:rPr>
          <w:sz w:val="24"/>
        </w:rPr>
        <w:t>β</w:t>
      </w:r>
      <w:r w:rsidRPr="002D4782">
        <w:rPr>
          <w:rFonts w:hint="eastAsia"/>
          <w:sz w:val="24"/>
        </w:rPr>
        <w:t xml:space="preserve"> scission reaction CH</w:t>
      </w:r>
      <w:r w:rsidRPr="002D4782">
        <w:rPr>
          <w:rFonts w:hint="eastAsia"/>
          <w:sz w:val="24"/>
          <w:vertAlign w:val="subscript"/>
        </w:rPr>
        <w:t>2</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2</w:t>
      </w:r>
      <w:r w:rsidRPr="002D4782">
        <w:rPr>
          <w:rFonts w:hint="eastAsia"/>
          <w:sz w:val="24"/>
        </w:rPr>
        <w:t xml:space="preserve">H </w:t>
      </w:r>
      <w:r w:rsidRPr="002D4782">
        <w:rPr>
          <w:sz w:val="24"/>
        </w:rPr>
        <w:sym w:font="Wingdings" w:char="F0F3"/>
      </w:r>
      <w:r w:rsidRPr="002D4782">
        <w:rPr>
          <w:rFonts w:hint="eastAsia"/>
          <w:sz w:val="24"/>
        </w:rPr>
        <w:t xml:space="preserve"> OH+2HCHO. Clearly, these two groups of reaction</w:t>
      </w:r>
      <w:r w:rsidR="00CA6C28" w:rsidRPr="002D4782">
        <w:rPr>
          <w:sz w:val="24"/>
        </w:rPr>
        <w:t>s</w:t>
      </w:r>
      <w:r w:rsidRPr="002D4782">
        <w:rPr>
          <w:rFonts w:hint="eastAsia"/>
          <w:sz w:val="24"/>
        </w:rPr>
        <w:t xml:space="preserve"> compete for CH</w:t>
      </w:r>
      <w:r w:rsidRPr="002D4782">
        <w:rPr>
          <w:rFonts w:hint="eastAsia"/>
          <w:sz w:val="24"/>
          <w:vertAlign w:val="subscript"/>
        </w:rPr>
        <w:t>2</w:t>
      </w:r>
      <w:r w:rsidRPr="002D4782">
        <w:rPr>
          <w:rFonts w:hint="eastAsia"/>
          <w:sz w:val="24"/>
        </w:rPr>
        <w:t>OCH</w:t>
      </w:r>
      <w:r w:rsidRPr="002D4782">
        <w:rPr>
          <w:rFonts w:hint="eastAsia"/>
          <w:sz w:val="24"/>
          <w:vertAlign w:val="subscript"/>
        </w:rPr>
        <w:t>2</w:t>
      </w:r>
      <w:r w:rsidRPr="002D4782">
        <w:rPr>
          <w:rFonts w:hint="eastAsia"/>
          <w:sz w:val="24"/>
        </w:rPr>
        <w:t>O</w:t>
      </w:r>
      <w:r w:rsidRPr="002D4782">
        <w:rPr>
          <w:rFonts w:hint="eastAsia"/>
          <w:sz w:val="24"/>
          <w:vertAlign w:val="subscript"/>
        </w:rPr>
        <w:t>2</w:t>
      </w:r>
      <w:r w:rsidRPr="002D4782">
        <w:rPr>
          <w:rFonts w:hint="eastAsia"/>
          <w:sz w:val="24"/>
        </w:rPr>
        <w:t xml:space="preserve">H radicals and function oppositely. </w:t>
      </w:r>
    </w:p>
    <w:p w:rsidR="00A05910" w:rsidRPr="002D4782" w:rsidRDefault="00A05910" w:rsidP="002D4782">
      <w:pPr>
        <w:spacing w:line="480" w:lineRule="auto"/>
        <w:jc w:val="both"/>
        <w:rPr>
          <w:sz w:val="24"/>
        </w:rPr>
      </w:pPr>
    </w:p>
    <w:p w:rsidR="00A05910" w:rsidRDefault="00F40FA7" w:rsidP="00A05910">
      <w:pPr>
        <w:jc w:val="center"/>
        <w:rPr>
          <w:b/>
        </w:rPr>
      </w:pPr>
      <w:r>
        <w:rPr>
          <w:b/>
          <w:noProof/>
          <w:lang w:eastAsia="zh-CN"/>
        </w:rPr>
        <w:lastRenderedPageBreak/>
        <w:drawing>
          <wp:inline distT="0" distB="0" distL="0" distR="0">
            <wp:extent cx="6172200" cy="4724400"/>
            <wp:effectExtent l="19050" t="0" r="0" b="0"/>
            <wp:docPr id="8" name="Picture 7" descr="Ign-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SR.png"/>
                    <pic:cNvPicPr/>
                  </pic:nvPicPr>
                  <pic:blipFill>
                    <a:blip r:embed="rId15"/>
                    <a:stretch>
                      <a:fillRect/>
                    </a:stretch>
                  </pic:blipFill>
                  <pic:spPr>
                    <a:xfrm>
                      <a:off x="0" y="0"/>
                      <a:ext cx="6172200" cy="4724400"/>
                    </a:xfrm>
                    <a:prstGeom prst="rect">
                      <a:avLst/>
                    </a:prstGeom>
                  </pic:spPr>
                </pic:pic>
              </a:graphicData>
            </a:graphic>
          </wp:inline>
        </w:drawing>
      </w:r>
    </w:p>
    <w:p w:rsidR="0047256A" w:rsidRDefault="0047256A" w:rsidP="00A05910">
      <w:pPr>
        <w:jc w:val="center"/>
        <w:rPr>
          <w:b/>
        </w:rPr>
      </w:pPr>
    </w:p>
    <w:p w:rsidR="00231770" w:rsidRDefault="00231770" w:rsidP="00231770">
      <w:pPr>
        <w:jc w:val="center"/>
      </w:pPr>
      <w:proofErr w:type="gramStart"/>
      <w:r w:rsidRPr="00231770">
        <w:t xml:space="preserve">Fig. </w:t>
      </w:r>
      <w:r w:rsidRPr="00231770">
        <w:rPr>
          <w:rFonts w:hint="eastAsia"/>
        </w:rPr>
        <w:t>6</w:t>
      </w:r>
      <w:r w:rsidRPr="00231770">
        <w:t>.</w:t>
      </w:r>
      <w:proofErr w:type="gramEnd"/>
      <w:r w:rsidRPr="00231770">
        <w:t xml:space="preserve"> </w:t>
      </w:r>
      <w:r w:rsidRPr="00231770">
        <w:rPr>
          <w:rFonts w:hint="eastAsia"/>
        </w:rPr>
        <w:t>Calculated and observed i</w:t>
      </w:r>
      <w:r w:rsidRPr="00231770">
        <w:t>gnition temperatures of 30% DME under various strain rates</w:t>
      </w:r>
    </w:p>
    <w:p w:rsidR="001413C2" w:rsidRDefault="001413C2" w:rsidP="001413C2"/>
    <w:p w:rsidR="00745A4C" w:rsidRPr="002D4782" w:rsidRDefault="001413C2" w:rsidP="002D4782">
      <w:pPr>
        <w:spacing w:line="480" w:lineRule="auto"/>
        <w:ind w:firstLine="360"/>
        <w:jc w:val="both"/>
        <w:rPr>
          <w:sz w:val="24"/>
        </w:rPr>
      </w:pPr>
      <w:r w:rsidRPr="002D4782">
        <w:rPr>
          <w:rFonts w:hint="eastAsia"/>
          <w:sz w:val="24"/>
        </w:rPr>
        <w:t>In addition to strain rate effects, the concentration effect is also evaluated</w:t>
      </w:r>
      <w:r w:rsidR="00DF6F0E" w:rsidRPr="002D4782">
        <w:rPr>
          <w:sz w:val="24"/>
        </w:rPr>
        <w:t xml:space="preserve">, shown and compared with </w:t>
      </w:r>
      <w:r w:rsidR="00CA6C28" w:rsidRPr="002D4782">
        <w:rPr>
          <w:sz w:val="24"/>
        </w:rPr>
        <w:t xml:space="preserve">the </w:t>
      </w:r>
      <w:r w:rsidR="00DF6F0E" w:rsidRPr="002D4782">
        <w:rPr>
          <w:sz w:val="24"/>
        </w:rPr>
        <w:t xml:space="preserve">simulation </w:t>
      </w:r>
      <w:r w:rsidR="009A2C42" w:rsidRPr="002D4782">
        <w:rPr>
          <w:sz w:val="24"/>
        </w:rPr>
        <w:t xml:space="preserve">results </w:t>
      </w:r>
      <w:r w:rsidR="00DF6F0E" w:rsidRPr="002D4782">
        <w:rPr>
          <w:sz w:val="24"/>
        </w:rPr>
        <w:t>in Fig. 7</w:t>
      </w:r>
      <w:r w:rsidRPr="002D4782">
        <w:rPr>
          <w:rFonts w:hint="eastAsia"/>
          <w:sz w:val="24"/>
        </w:rPr>
        <w:t xml:space="preserve">. The simulation result basically </w:t>
      </w:r>
      <w:r w:rsidRPr="002D4782">
        <w:rPr>
          <w:sz w:val="24"/>
        </w:rPr>
        <w:t>demonstrate</w:t>
      </w:r>
      <w:r w:rsidRPr="002D4782">
        <w:rPr>
          <w:rFonts w:hint="eastAsia"/>
          <w:sz w:val="24"/>
        </w:rPr>
        <w:t xml:space="preserve">s the insensitive nature of the NTC-affected ignition temperature to the variance of boundary DME concentrations in a large range, </w:t>
      </w:r>
      <w:r w:rsidRPr="002D4782">
        <w:rPr>
          <w:sz w:val="24"/>
        </w:rPr>
        <w:t>under</w:t>
      </w:r>
      <w:r w:rsidRPr="002D4782">
        <w:rPr>
          <w:rFonts w:hint="eastAsia"/>
          <w:sz w:val="24"/>
        </w:rPr>
        <w:t xml:space="preserve"> a fix</w:t>
      </w:r>
      <w:r w:rsidRPr="002D4782">
        <w:rPr>
          <w:sz w:val="24"/>
        </w:rPr>
        <w:t>ed</w:t>
      </w:r>
      <w:r w:rsidRPr="002D4782">
        <w:rPr>
          <w:rFonts w:hint="eastAsia"/>
          <w:sz w:val="24"/>
        </w:rPr>
        <w:t xml:space="preserve"> strain rate</w:t>
      </w:r>
      <w:r w:rsidRPr="002D4782">
        <w:rPr>
          <w:sz w:val="24"/>
        </w:rPr>
        <w:t xml:space="preserve"> of</w:t>
      </w:r>
      <w:r w:rsidRPr="002D4782">
        <w:rPr>
          <w:rFonts w:hint="eastAsia"/>
          <w:sz w:val="24"/>
        </w:rPr>
        <w:t xml:space="preserve"> 60</w:t>
      </w:r>
      <w:r w:rsidRPr="002D4782">
        <w:rPr>
          <w:sz w:val="24"/>
        </w:rPr>
        <w:t xml:space="preserve"> </w:t>
      </w:r>
      <w:r w:rsidRPr="002D4782">
        <w:rPr>
          <w:rFonts w:hint="eastAsia"/>
          <w:sz w:val="24"/>
        </w:rPr>
        <w:t xml:space="preserve">/s. The experimental results again show good agreement </w:t>
      </w:r>
      <w:r w:rsidRPr="002D4782">
        <w:rPr>
          <w:sz w:val="24"/>
        </w:rPr>
        <w:t>with</w:t>
      </w:r>
      <w:r w:rsidRPr="002D4782">
        <w:rPr>
          <w:rFonts w:hint="eastAsia"/>
          <w:sz w:val="24"/>
        </w:rPr>
        <w:t xml:space="preserve"> the simulation results. This effect correspond</w:t>
      </w:r>
      <w:r w:rsidRPr="002D4782">
        <w:rPr>
          <w:sz w:val="24"/>
        </w:rPr>
        <w:t>s</w:t>
      </w:r>
      <w:r w:rsidRPr="002D4782">
        <w:rPr>
          <w:rFonts w:hint="eastAsia"/>
          <w:sz w:val="24"/>
        </w:rPr>
        <w:t xml:space="preserve"> to the equivalence ratio insensitive nature of the low temperature chemistry, given the fact that first stage delay is insensitive to equivalence ratio in homogeneous </w:t>
      </w:r>
      <w:proofErr w:type="spellStart"/>
      <w:r w:rsidRPr="002D4782">
        <w:rPr>
          <w:rFonts w:hint="eastAsia"/>
          <w:sz w:val="24"/>
        </w:rPr>
        <w:t>autoign</w:t>
      </w:r>
      <w:r w:rsidRPr="002D4782">
        <w:rPr>
          <w:sz w:val="24"/>
        </w:rPr>
        <w:t>i</w:t>
      </w:r>
      <w:r w:rsidRPr="002D4782">
        <w:rPr>
          <w:rFonts w:hint="eastAsia"/>
          <w:sz w:val="24"/>
        </w:rPr>
        <w:t>tion</w:t>
      </w:r>
      <w:proofErr w:type="spellEnd"/>
      <w:r w:rsidRPr="002D4782">
        <w:rPr>
          <w:rFonts w:hint="eastAsia"/>
          <w:sz w:val="24"/>
        </w:rPr>
        <w:t xml:space="preserve"> process</w:t>
      </w:r>
      <w:r w:rsidRPr="002D4782">
        <w:rPr>
          <w:sz w:val="24"/>
        </w:rPr>
        <w:t xml:space="preserve"> </w:t>
      </w:r>
      <w:r w:rsidRPr="002D4782">
        <w:rPr>
          <w:rFonts w:hint="eastAsia"/>
          <w:sz w:val="24"/>
        </w:rPr>
        <w:t>(</w:t>
      </w:r>
      <w:r w:rsidRPr="002D4782">
        <w:rPr>
          <w:sz w:val="24"/>
        </w:rPr>
        <w:t>Zhao</w:t>
      </w:r>
      <w:r w:rsidR="00CA6C28" w:rsidRPr="002D4782">
        <w:rPr>
          <w:sz w:val="24"/>
        </w:rPr>
        <w:t xml:space="preserve"> and Law</w:t>
      </w:r>
      <w:r w:rsidR="00671A26" w:rsidRPr="002D4782">
        <w:rPr>
          <w:i/>
          <w:sz w:val="24"/>
        </w:rPr>
        <w:t xml:space="preserve"> </w:t>
      </w:r>
      <w:r w:rsidRPr="002D4782">
        <w:rPr>
          <w:sz w:val="24"/>
        </w:rPr>
        <w:t>2013</w:t>
      </w:r>
      <w:r w:rsidRPr="002D4782">
        <w:rPr>
          <w:rFonts w:hint="eastAsia"/>
          <w:sz w:val="24"/>
        </w:rPr>
        <w:t>).</w:t>
      </w:r>
    </w:p>
    <w:p w:rsidR="00AA1388" w:rsidRDefault="00AA1388" w:rsidP="001413C2">
      <w:pPr>
        <w:jc w:val="both"/>
      </w:pPr>
    </w:p>
    <w:p w:rsidR="00AA1388" w:rsidRDefault="0047348A" w:rsidP="00AA1388">
      <w:pPr>
        <w:jc w:val="center"/>
      </w:pPr>
      <w:r>
        <w:rPr>
          <w:noProof/>
          <w:lang w:eastAsia="zh-CN"/>
        </w:rPr>
        <w:lastRenderedPageBreak/>
        <w:drawing>
          <wp:inline distT="0" distB="0" distL="0" distR="0">
            <wp:extent cx="6172200" cy="4724400"/>
            <wp:effectExtent l="19050" t="0" r="0" b="0"/>
            <wp:docPr id="7" name="Picture 6" descr="Ign-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Con.png"/>
                    <pic:cNvPicPr/>
                  </pic:nvPicPr>
                  <pic:blipFill>
                    <a:blip r:embed="rId16"/>
                    <a:stretch>
                      <a:fillRect/>
                    </a:stretch>
                  </pic:blipFill>
                  <pic:spPr>
                    <a:xfrm>
                      <a:off x="0" y="0"/>
                      <a:ext cx="6172200" cy="4724400"/>
                    </a:xfrm>
                    <a:prstGeom prst="rect">
                      <a:avLst/>
                    </a:prstGeom>
                  </pic:spPr>
                </pic:pic>
              </a:graphicData>
            </a:graphic>
          </wp:inline>
        </w:drawing>
      </w:r>
    </w:p>
    <w:p w:rsidR="002B4CA1" w:rsidRDefault="002B4CA1" w:rsidP="00AA1388">
      <w:pPr>
        <w:jc w:val="center"/>
      </w:pPr>
    </w:p>
    <w:p w:rsidR="009641C7" w:rsidRDefault="00AA1388" w:rsidP="00D07023">
      <w:pPr>
        <w:jc w:val="center"/>
      </w:pPr>
      <w:proofErr w:type="gramStart"/>
      <w:r w:rsidRPr="00AA1388">
        <w:t>Fig.</w:t>
      </w:r>
      <w:r w:rsidR="00DF6F0E">
        <w:t xml:space="preserve"> 7</w:t>
      </w:r>
      <w:r w:rsidRPr="00AA1388">
        <w:t>.</w:t>
      </w:r>
      <w:proofErr w:type="gramEnd"/>
      <w:r w:rsidRPr="00AA1388">
        <w:t xml:space="preserve"> Ignition temperatures of various </w:t>
      </w:r>
      <w:r w:rsidR="00DA4F3A">
        <w:t xml:space="preserve">DME </w:t>
      </w:r>
      <w:r w:rsidRPr="00AA1388">
        <w:t>concentration</w:t>
      </w:r>
      <w:r w:rsidR="00DA4F3A">
        <w:t>s</w:t>
      </w:r>
      <w:r w:rsidRPr="00AA1388">
        <w:t xml:space="preserve"> under the strain rate of 60 /s</w:t>
      </w:r>
    </w:p>
    <w:p w:rsidR="00586A1A" w:rsidRDefault="00586A1A" w:rsidP="00D07023">
      <w:pPr>
        <w:jc w:val="center"/>
      </w:pPr>
    </w:p>
    <w:p w:rsidR="00586A1A" w:rsidRDefault="00586A1A" w:rsidP="00D07023">
      <w:pPr>
        <w:jc w:val="center"/>
      </w:pPr>
    </w:p>
    <w:p w:rsidR="00D07023" w:rsidRDefault="004D4656" w:rsidP="00D07023">
      <w:pPr>
        <w:jc w:val="center"/>
      </w:pPr>
      <w:r>
        <w:rPr>
          <w:noProof/>
          <w:lang w:eastAsia="zh-CN"/>
        </w:rPr>
        <w:lastRenderedPageBreak/>
        <w:drawing>
          <wp:inline distT="0" distB="0" distL="0" distR="0">
            <wp:extent cx="6172200" cy="3432175"/>
            <wp:effectExtent l="19050" t="0" r="0" b="0"/>
            <wp:docPr id="2" name="Picture 1" descr="Sen_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_Con.png"/>
                    <pic:cNvPicPr/>
                  </pic:nvPicPr>
                  <pic:blipFill>
                    <a:blip r:embed="rId17"/>
                    <a:stretch>
                      <a:fillRect/>
                    </a:stretch>
                  </pic:blipFill>
                  <pic:spPr>
                    <a:xfrm>
                      <a:off x="0" y="0"/>
                      <a:ext cx="6172200" cy="3432175"/>
                    </a:xfrm>
                    <a:prstGeom prst="rect">
                      <a:avLst/>
                    </a:prstGeom>
                  </pic:spPr>
                </pic:pic>
              </a:graphicData>
            </a:graphic>
          </wp:inline>
        </w:drawing>
      </w:r>
      <w:r>
        <w:rPr>
          <w:noProof/>
          <w:lang w:eastAsia="zh-CN"/>
        </w:rPr>
        <w:drawing>
          <wp:inline distT="0" distB="0" distL="0" distR="0">
            <wp:extent cx="6172200" cy="3432175"/>
            <wp:effectExtent l="19050" t="0" r="0" b="0"/>
            <wp:docPr id="6" name="Picture 5" descr="Sen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_SR.png"/>
                    <pic:cNvPicPr/>
                  </pic:nvPicPr>
                  <pic:blipFill>
                    <a:blip r:embed="rId18"/>
                    <a:stretch>
                      <a:fillRect/>
                    </a:stretch>
                  </pic:blipFill>
                  <pic:spPr>
                    <a:xfrm>
                      <a:off x="0" y="0"/>
                      <a:ext cx="6172200" cy="3432175"/>
                    </a:xfrm>
                    <a:prstGeom prst="rect">
                      <a:avLst/>
                    </a:prstGeom>
                  </pic:spPr>
                </pic:pic>
              </a:graphicData>
            </a:graphic>
          </wp:inline>
        </w:drawing>
      </w:r>
    </w:p>
    <w:p w:rsidR="00BA3C6A" w:rsidRDefault="00BA3C6A" w:rsidP="00BA3C6A">
      <w:pPr>
        <w:jc w:val="both"/>
      </w:pPr>
    </w:p>
    <w:p w:rsidR="000B51E2" w:rsidRPr="002D4782" w:rsidRDefault="000B51E2" w:rsidP="002D4782">
      <w:pPr>
        <w:pStyle w:val="Heading1"/>
        <w:numPr>
          <w:ilvl w:val="0"/>
          <w:numId w:val="6"/>
        </w:numPr>
        <w:spacing w:line="480" w:lineRule="auto"/>
        <w:ind w:left="360"/>
        <w:rPr>
          <w:sz w:val="24"/>
        </w:rPr>
      </w:pPr>
      <w:r w:rsidRPr="002D4782">
        <w:rPr>
          <w:sz w:val="24"/>
        </w:rPr>
        <w:t>Conclusions</w:t>
      </w:r>
    </w:p>
    <w:p w:rsidR="00B6141E" w:rsidRPr="002D4782" w:rsidRDefault="00B6141E" w:rsidP="002D4782">
      <w:pPr>
        <w:spacing w:line="480" w:lineRule="auto"/>
        <w:rPr>
          <w:b/>
          <w:sz w:val="24"/>
        </w:rPr>
      </w:pPr>
    </w:p>
    <w:p w:rsidR="00D07023" w:rsidRPr="002D4782" w:rsidRDefault="00D07023" w:rsidP="002D4782">
      <w:pPr>
        <w:spacing w:line="480" w:lineRule="auto"/>
        <w:jc w:val="both"/>
        <w:rPr>
          <w:sz w:val="24"/>
        </w:rPr>
      </w:pPr>
      <w:r w:rsidRPr="002D4782">
        <w:rPr>
          <w:sz w:val="24"/>
        </w:rPr>
        <w:lastRenderedPageBreak/>
        <w:t xml:space="preserve">A photomultiplier tube and infrared camera were </w:t>
      </w:r>
      <w:r w:rsidR="00CA6C28" w:rsidRPr="002D4782">
        <w:rPr>
          <w:sz w:val="24"/>
        </w:rPr>
        <w:t>employed in the</w:t>
      </w:r>
      <w:r w:rsidRPr="002D4782">
        <w:rPr>
          <w:sz w:val="24"/>
        </w:rPr>
        <w:t xml:space="preserve"> traditional </w:t>
      </w:r>
      <w:proofErr w:type="spellStart"/>
      <w:r w:rsidRPr="002D4782">
        <w:rPr>
          <w:sz w:val="24"/>
        </w:rPr>
        <w:t>nonpremixed</w:t>
      </w:r>
      <w:proofErr w:type="spellEnd"/>
      <w:r w:rsidRPr="002D4782">
        <w:rPr>
          <w:sz w:val="24"/>
        </w:rPr>
        <w:t xml:space="preserve"> </w:t>
      </w:r>
      <w:proofErr w:type="spellStart"/>
      <w:r w:rsidRPr="002D4782">
        <w:rPr>
          <w:sz w:val="24"/>
        </w:rPr>
        <w:t>counterflow</w:t>
      </w:r>
      <w:proofErr w:type="spellEnd"/>
      <w:r w:rsidRPr="002D4782">
        <w:rPr>
          <w:sz w:val="24"/>
        </w:rPr>
        <w:t xml:space="preserve"> system to investigate the NTC-chemistry and transport coupling in low temperature chemistry induced ignition, thus to demonstrate the existence of diffusion cool flame. The ignition temperatures, as well as </w:t>
      </w:r>
      <w:proofErr w:type="spellStart"/>
      <w:r w:rsidRPr="002D4782">
        <w:rPr>
          <w:sz w:val="24"/>
        </w:rPr>
        <w:t>chemiluminescence</w:t>
      </w:r>
      <w:proofErr w:type="spellEnd"/>
      <w:r w:rsidRPr="002D4782">
        <w:rPr>
          <w:sz w:val="24"/>
        </w:rPr>
        <w:t xml:space="preserve"> intensities from formaldehyde of different concentrations of DME in nitrogen under various strain rates were obtained. Both qualitative and quantitative agreements were achieved between the experimental investigation and the numerical simulation. </w:t>
      </w:r>
    </w:p>
    <w:p w:rsidR="00745A4C" w:rsidRPr="002D4782" w:rsidRDefault="00424B49" w:rsidP="002D4782">
      <w:pPr>
        <w:spacing w:line="480" w:lineRule="auto"/>
        <w:ind w:firstLine="360"/>
        <w:jc w:val="both"/>
        <w:rPr>
          <w:sz w:val="24"/>
        </w:rPr>
      </w:pPr>
      <w:r w:rsidRPr="002D4782">
        <w:rPr>
          <w:sz w:val="24"/>
        </w:rPr>
        <w:t xml:space="preserve">It was found that with decreasing strain rates, the onset temperature for detectable </w:t>
      </w:r>
      <w:proofErr w:type="spellStart"/>
      <w:r w:rsidR="00CA6C28" w:rsidRPr="002D4782">
        <w:rPr>
          <w:sz w:val="24"/>
        </w:rPr>
        <w:t>chemiluminescence</w:t>
      </w:r>
      <w:proofErr w:type="spellEnd"/>
      <w:r w:rsidRPr="002D4782">
        <w:rPr>
          <w:sz w:val="24"/>
        </w:rPr>
        <w:t xml:space="preserve"> decreases, while the intensity for the </w:t>
      </w:r>
      <w:proofErr w:type="spellStart"/>
      <w:r w:rsidR="00CA6C28" w:rsidRPr="002D4782">
        <w:rPr>
          <w:sz w:val="24"/>
        </w:rPr>
        <w:t>chemiluminescence</w:t>
      </w:r>
      <w:proofErr w:type="spellEnd"/>
      <w:r w:rsidRPr="002D4782">
        <w:rPr>
          <w:sz w:val="24"/>
        </w:rPr>
        <w:t xml:space="preserve"> from the HCHO generated by the low temperature chemistry also becomes more pronounced. In addition, the ignition temperature of NTC-induced ignition was shown to increase with increasing strain rate and was insensitive to a wide range of boundary fuel concentrations. Such findings demonstrated the important features about low temperature chemistry and provided new tools to study low temperature chemistry and transport coupling process. </w:t>
      </w:r>
    </w:p>
    <w:p w:rsidR="00424B49" w:rsidRPr="002D4782" w:rsidRDefault="00424B49" w:rsidP="002D4782">
      <w:pPr>
        <w:spacing w:line="480" w:lineRule="auto"/>
        <w:jc w:val="both"/>
        <w:rPr>
          <w:sz w:val="24"/>
        </w:rPr>
      </w:pPr>
    </w:p>
    <w:p w:rsidR="00D07023" w:rsidRPr="002D4782" w:rsidRDefault="00D07023" w:rsidP="002D4782">
      <w:pPr>
        <w:spacing w:line="480" w:lineRule="auto"/>
        <w:rPr>
          <w:sz w:val="24"/>
        </w:rPr>
      </w:pPr>
    </w:p>
    <w:p w:rsidR="00CC0554" w:rsidRPr="002D4782" w:rsidRDefault="00CC0554" w:rsidP="002D4782">
      <w:pPr>
        <w:spacing w:line="480" w:lineRule="auto"/>
        <w:rPr>
          <w:sz w:val="24"/>
        </w:rPr>
      </w:pPr>
    </w:p>
    <w:p w:rsidR="00417366" w:rsidRPr="002D4782" w:rsidRDefault="00504BCD" w:rsidP="002D4782">
      <w:pPr>
        <w:spacing w:line="480" w:lineRule="auto"/>
        <w:rPr>
          <w:b/>
          <w:sz w:val="24"/>
        </w:rPr>
      </w:pPr>
      <w:r w:rsidRPr="002D4782">
        <w:rPr>
          <w:b/>
          <w:sz w:val="24"/>
        </w:rPr>
        <w:t>Acknowledgements</w:t>
      </w:r>
    </w:p>
    <w:p w:rsidR="00417366" w:rsidRPr="002D4782" w:rsidRDefault="00417366" w:rsidP="002D4782">
      <w:pPr>
        <w:pStyle w:val="BodyTextIndent2"/>
        <w:spacing w:line="480" w:lineRule="auto"/>
        <w:ind w:firstLine="0"/>
        <w:jc w:val="left"/>
        <w:rPr>
          <w:sz w:val="24"/>
        </w:rPr>
      </w:pPr>
    </w:p>
    <w:p w:rsidR="00CC0554" w:rsidRPr="002D4782" w:rsidRDefault="00CC0554" w:rsidP="002D4782">
      <w:pPr>
        <w:pStyle w:val="BodyTextIndent2"/>
        <w:spacing w:line="480" w:lineRule="auto"/>
        <w:ind w:firstLine="0"/>
        <w:rPr>
          <w:b/>
          <w:sz w:val="24"/>
        </w:rPr>
      </w:pPr>
      <w:r w:rsidRPr="002D4782">
        <w:rPr>
          <w:sz w:val="24"/>
        </w:rPr>
        <w:t>This research was supported by the Combustion Energy Frontier Research Center, an Energy Frontier Research Center funded by the US Department of Energy, Office of Basic Energy Sciences under Award Number DE-SC0001198.</w:t>
      </w:r>
    </w:p>
    <w:p w:rsidR="00417366" w:rsidRPr="002D4782" w:rsidRDefault="00417366" w:rsidP="002D4782">
      <w:pPr>
        <w:pStyle w:val="BodyTextIndent2"/>
        <w:spacing w:line="480" w:lineRule="auto"/>
        <w:ind w:firstLine="0"/>
        <w:jc w:val="left"/>
        <w:rPr>
          <w:sz w:val="24"/>
        </w:rPr>
      </w:pPr>
    </w:p>
    <w:p w:rsidR="00557EF2" w:rsidRPr="00571EC1" w:rsidRDefault="00557EF2" w:rsidP="009E0419">
      <w:pPr>
        <w:pStyle w:val="BodyTextIndent2"/>
        <w:ind w:firstLine="0"/>
        <w:jc w:val="left"/>
        <w:rPr>
          <w:b/>
        </w:rPr>
      </w:pPr>
      <w:r w:rsidRPr="00571EC1">
        <w:rPr>
          <w:b/>
        </w:rPr>
        <w:t>References</w:t>
      </w:r>
    </w:p>
    <w:p w:rsidR="00557EF2" w:rsidRDefault="00557EF2" w:rsidP="00557EF2">
      <w:pPr>
        <w:jc w:val="both"/>
      </w:pPr>
    </w:p>
    <w:p w:rsidR="00186147" w:rsidRPr="00186147" w:rsidRDefault="00186147" w:rsidP="00186147">
      <w:pPr>
        <w:jc w:val="both"/>
      </w:pPr>
      <w:r w:rsidRPr="00186147">
        <w:t xml:space="preserve">H.K. </w:t>
      </w:r>
      <w:proofErr w:type="spellStart"/>
      <w:r w:rsidRPr="00186147">
        <w:t>Ciezki</w:t>
      </w:r>
      <w:proofErr w:type="spellEnd"/>
      <w:r w:rsidRPr="00186147">
        <w:t xml:space="preserve">, G. </w:t>
      </w:r>
      <w:proofErr w:type="spellStart"/>
      <w:r w:rsidRPr="00186147">
        <w:t>Adomeit</w:t>
      </w:r>
      <w:proofErr w:type="spellEnd"/>
      <w:r w:rsidRPr="00186147">
        <w:t>, Comb. Flame 93 (1993) 421–433.</w:t>
      </w:r>
    </w:p>
    <w:p w:rsidR="00186147" w:rsidRPr="00186147" w:rsidRDefault="00186147" w:rsidP="00186147">
      <w:pPr>
        <w:jc w:val="both"/>
      </w:pPr>
      <w:r w:rsidRPr="00186147">
        <w:t xml:space="preserve">H.J. Curran, W.J. </w:t>
      </w:r>
      <w:proofErr w:type="spellStart"/>
      <w:r w:rsidRPr="00186147">
        <w:t>Pitz</w:t>
      </w:r>
      <w:proofErr w:type="spellEnd"/>
      <w:r w:rsidR="00E97488">
        <w:t xml:space="preserve">, C.K. Westbrook, P. </w:t>
      </w:r>
      <w:proofErr w:type="spellStart"/>
      <w:r w:rsidR="00E97488">
        <w:t>Dagaut</w:t>
      </w:r>
      <w:proofErr w:type="spellEnd"/>
      <w:r w:rsidR="00E97488">
        <w:t>, J.</w:t>
      </w:r>
      <w:r w:rsidRPr="00186147">
        <w:t xml:space="preserve">C. </w:t>
      </w:r>
      <w:proofErr w:type="spellStart"/>
      <w:r w:rsidRPr="00186147">
        <w:t>Boettner</w:t>
      </w:r>
      <w:proofErr w:type="spellEnd"/>
      <w:r w:rsidRPr="00186147">
        <w:t xml:space="preserve">, M. </w:t>
      </w:r>
      <w:proofErr w:type="spellStart"/>
      <w:r w:rsidRPr="00186147">
        <w:t>Cathonnet</w:t>
      </w:r>
      <w:proofErr w:type="spellEnd"/>
      <w:r w:rsidRPr="00186147">
        <w:t xml:space="preserve">, Int. J. </w:t>
      </w:r>
      <w:r w:rsidR="009120A9">
        <w:t xml:space="preserve">Chem. </w:t>
      </w:r>
      <w:proofErr w:type="spellStart"/>
      <w:r w:rsidR="009120A9">
        <w:t>Kinet</w:t>
      </w:r>
      <w:proofErr w:type="spellEnd"/>
      <w:r w:rsidR="009120A9">
        <w:t>. 30 (1998) 229–241.</w:t>
      </w:r>
    </w:p>
    <w:p w:rsidR="00186147" w:rsidRPr="00186147" w:rsidRDefault="00520DAB" w:rsidP="00186147">
      <w:pPr>
        <w:jc w:val="both"/>
      </w:pPr>
      <w:r w:rsidRPr="00186147">
        <w:t>H.J.</w:t>
      </w:r>
      <w:r>
        <w:t xml:space="preserve"> Curran,</w:t>
      </w:r>
      <w:r w:rsidR="00186147" w:rsidRPr="00186147">
        <w:t xml:space="preserve"> </w:t>
      </w:r>
      <w:r w:rsidRPr="00186147">
        <w:t>S.L.</w:t>
      </w:r>
      <w:r>
        <w:t xml:space="preserve"> Fischer, F.L. </w:t>
      </w:r>
      <w:r w:rsidR="00186147" w:rsidRPr="00186147">
        <w:t xml:space="preserve">Dryer, Int. J. Chem. </w:t>
      </w:r>
      <w:proofErr w:type="spellStart"/>
      <w:r w:rsidR="00186147" w:rsidRPr="00186147">
        <w:t>Kinet</w:t>
      </w:r>
      <w:proofErr w:type="spellEnd"/>
      <w:r w:rsidR="00186147" w:rsidRPr="00186147">
        <w:t>. </w:t>
      </w:r>
      <w:r>
        <w:t>32 (</w:t>
      </w:r>
      <w:r w:rsidR="00186147" w:rsidRPr="00186147">
        <w:t>2000</w:t>
      </w:r>
      <w:r>
        <w:t xml:space="preserve">) </w:t>
      </w:r>
      <w:r w:rsidR="00186147" w:rsidRPr="00186147">
        <w:t>741–759.</w:t>
      </w:r>
    </w:p>
    <w:p w:rsidR="00186147" w:rsidRPr="00186147" w:rsidRDefault="001470C1" w:rsidP="00186147">
      <w:pPr>
        <w:jc w:val="both"/>
      </w:pPr>
      <w:r>
        <w:t xml:space="preserve">S.L. </w:t>
      </w:r>
      <w:r w:rsidR="00186147" w:rsidRPr="00186147">
        <w:t>Fischer,</w:t>
      </w:r>
      <w:r>
        <w:t xml:space="preserve"> F.L. </w:t>
      </w:r>
      <w:r w:rsidR="00186147" w:rsidRPr="00186147">
        <w:t xml:space="preserve">Dryer, </w:t>
      </w:r>
      <w:r w:rsidR="00F10A55">
        <w:t xml:space="preserve">H.J. </w:t>
      </w:r>
      <w:r w:rsidR="00186147" w:rsidRPr="00186147">
        <w:t xml:space="preserve">Curran, Int. J. Chem. </w:t>
      </w:r>
      <w:proofErr w:type="spellStart"/>
      <w:r w:rsidR="00186147" w:rsidRPr="00186147">
        <w:t>Kinet</w:t>
      </w:r>
      <w:proofErr w:type="spellEnd"/>
      <w:r w:rsidR="00186147" w:rsidRPr="00186147">
        <w:t xml:space="preserve">. </w:t>
      </w:r>
      <w:r>
        <w:t>32 (</w:t>
      </w:r>
      <w:r w:rsidR="00186147" w:rsidRPr="00186147">
        <w:t>2000</w:t>
      </w:r>
      <w:r>
        <w:t>)</w:t>
      </w:r>
      <w:r w:rsidR="00186147" w:rsidRPr="00186147">
        <w:t xml:space="preserve"> 713–740. </w:t>
      </w:r>
    </w:p>
    <w:p w:rsidR="00186147" w:rsidRPr="00186147" w:rsidRDefault="00186147" w:rsidP="00186147">
      <w:pPr>
        <w:jc w:val="both"/>
      </w:pPr>
      <w:r w:rsidRPr="00186147">
        <w:t xml:space="preserve">C.G. </w:t>
      </w:r>
      <w:proofErr w:type="spellStart"/>
      <w:r w:rsidRPr="00186147">
        <w:t>Fotache</w:t>
      </w:r>
      <w:proofErr w:type="spellEnd"/>
      <w:r w:rsidRPr="00186147">
        <w:t xml:space="preserve">, T.G. </w:t>
      </w:r>
      <w:proofErr w:type="spellStart"/>
      <w:r w:rsidRPr="00186147">
        <w:t>Kreutz</w:t>
      </w:r>
      <w:proofErr w:type="spellEnd"/>
      <w:r w:rsidRPr="00186147">
        <w:t>, D.L. Zhu, C.K. Law, Combust. Sci. Technol. 109 (1995) 373-393.</w:t>
      </w:r>
    </w:p>
    <w:p w:rsidR="00186147" w:rsidRPr="00186147" w:rsidRDefault="00186147" w:rsidP="00186147">
      <w:pPr>
        <w:jc w:val="both"/>
      </w:pPr>
      <w:r w:rsidRPr="00186147">
        <w:t xml:space="preserve">C.G. </w:t>
      </w:r>
      <w:proofErr w:type="spellStart"/>
      <w:r w:rsidRPr="00186147">
        <w:t>Fotache</w:t>
      </w:r>
      <w:proofErr w:type="spellEnd"/>
      <w:r w:rsidRPr="00186147">
        <w:t xml:space="preserve">, C.J. Sung, C.J. Sun, C.K. Law, </w:t>
      </w:r>
      <w:r w:rsidR="00831529">
        <w:t xml:space="preserve">Combust. Flame, 112 (1998), </w:t>
      </w:r>
      <w:r w:rsidRPr="00186147">
        <w:t>457–471.</w:t>
      </w:r>
    </w:p>
    <w:p w:rsidR="00186147" w:rsidRPr="00186147" w:rsidRDefault="00186147" w:rsidP="00186147">
      <w:pPr>
        <w:jc w:val="both"/>
      </w:pPr>
      <w:r w:rsidRPr="00186147">
        <w:t xml:space="preserve">V. </w:t>
      </w:r>
      <w:proofErr w:type="spellStart"/>
      <w:r w:rsidRPr="00186147">
        <w:t>Giovangigli</w:t>
      </w:r>
      <w:proofErr w:type="spellEnd"/>
      <w:r w:rsidRPr="00186147">
        <w:t xml:space="preserve">, M.D. </w:t>
      </w:r>
      <w:proofErr w:type="spellStart"/>
      <w:r w:rsidRPr="00186147">
        <w:t>Smooke</w:t>
      </w:r>
      <w:proofErr w:type="spellEnd"/>
      <w:r w:rsidRPr="00186147">
        <w:t>, Combust</w:t>
      </w:r>
      <w:r w:rsidR="00507974">
        <w:t xml:space="preserve">. Sci. Technol., 53 (1987), </w:t>
      </w:r>
      <w:r w:rsidRPr="00186147">
        <w:t>23–49.</w:t>
      </w:r>
    </w:p>
    <w:p w:rsidR="00186147" w:rsidRPr="00186147" w:rsidRDefault="00186147" w:rsidP="00186147">
      <w:pPr>
        <w:jc w:val="both"/>
      </w:pPr>
      <w:r w:rsidRPr="00186147">
        <w:t>C.K. Law, Combustion Physics, Cambridge University Press, New York (2006)</w:t>
      </w:r>
      <w:r w:rsidR="008F4D1A">
        <w:t>.</w:t>
      </w:r>
    </w:p>
    <w:p w:rsidR="00186147" w:rsidRPr="00186147" w:rsidRDefault="00186147" w:rsidP="00186147">
      <w:pPr>
        <w:jc w:val="both"/>
      </w:pPr>
      <w:r w:rsidRPr="00186147">
        <w:t>C.K. Law, P. Zhao, Combust. Flame 159 (3) (2012) 1044-1054.</w:t>
      </w:r>
    </w:p>
    <w:p w:rsidR="00186147" w:rsidRPr="00186147" w:rsidRDefault="006F4923" w:rsidP="00186147">
      <w:pPr>
        <w:jc w:val="both"/>
      </w:pPr>
      <w:r>
        <w:t>W.</w:t>
      </w:r>
      <w:r w:rsidR="003016E2">
        <w:t xml:space="preserve"> Liu, C.</w:t>
      </w:r>
      <w:r w:rsidR="00186147" w:rsidRPr="00186147">
        <w:t>K. Law, T</w:t>
      </w:r>
      <w:r w:rsidR="003016E2">
        <w:t xml:space="preserve">.F. </w:t>
      </w:r>
      <w:r w:rsidR="00186147" w:rsidRPr="00186147">
        <w:t xml:space="preserve">Lu, Int. J. Chem. </w:t>
      </w:r>
      <w:proofErr w:type="spellStart"/>
      <w:r w:rsidR="00186147" w:rsidRPr="00186147">
        <w:t>Kinet</w:t>
      </w:r>
      <w:proofErr w:type="spellEnd"/>
      <w:r w:rsidR="00186147" w:rsidRPr="00186147">
        <w:t xml:space="preserve">. </w:t>
      </w:r>
      <w:r w:rsidR="003016E2">
        <w:t>41 (</w:t>
      </w:r>
      <w:r w:rsidR="00186147" w:rsidRPr="00186147">
        <w:t>2009</w:t>
      </w:r>
      <w:r w:rsidR="003016E2">
        <w:t xml:space="preserve">) </w:t>
      </w:r>
      <w:r w:rsidR="00186147" w:rsidRPr="00186147">
        <w:t>764–776.</w:t>
      </w:r>
    </w:p>
    <w:p w:rsidR="00186147" w:rsidRPr="00186147" w:rsidRDefault="00186147" w:rsidP="00186147">
      <w:pPr>
        <w:jc w:val="both"/>
      </w:pPr>
      <w:r w:rsidRPr="00186147">
        <w:t>W. Liu, A.P. Kelley, C.K. Law, Combust. Flame 157 (2010) 1027-1036.</w:t>
      </w:r>
    </w:p>
    <w:p w:rsidR="00186147" w:rsidRPr="00186147" w:rsidRDefault="00186147" w:rsidP="00186147">
      <w:pPr>
        <w:jc w:val="both"/>
      </w:pPr>
      <w:r w:rsidRPr="00186147">
        <w:t xml:space="preserve">E.W. Kaiser, T.J. Wallington, M.D. Hurley, J. </w:t>
      </w:r>
      <w:proofErr w:type="spellStart"/>
      <w:r w:rsidRPr="00186147">
        <w:t>Platz</w:t>
      </w:r>
      <w:proofErr w:type="spellEnd"/>
      <w:r w:rsidRPr="00186147">
        <w:t xml:space="preserve">, H.J. Curran, W.J. </w:t>
      </w:r>
      <w:proofErr w:type="spellStart"/>
      <w:r w:rsidRPr="00186147">
        <w:t>Pitz</w:t>
      </w:r>
      <w:proofErr w:type="spellEnd"/>
      <w:r w:rsidRPr="00186147">
        <w:t>, C.K. Westbrook, J. Phys. Chem. A 104 (2000) 8194–8206.</w:t>
      </w:r>
    </w:p>
    <w:p w:rsidR="00186147" w:rsidRPr="00186147" w:rsidRDefault="00186147" w:rsidP="00186147">
      <w:pPr>
        <w:jc w:val="both"/>
      </w:pPr>
      <w:r w:rsidRPr="00186147">
        <w:t xml:space="preserve">R.J. </w:t>
      </w:r>
      <w:proofErr w:type="spellStart"/>
      <w:r w:rsidRPr="00186147">
        <w:t>Kee</w:t>
      </w:r>
      <w:proofErr w:type="spellEnd"/>
      <w:r w:rsidRPr="00186147">
        <w:t xml:space="preserve">, F.M. </w:t>
      </w:r>
      <w:proofErr w:type="spellStart"/>
      <w:r w:rsidRPr="00186147">
        <w:t>Rupley</w:t>
      </w:r>
      <w:proofErr w:type="spellEnd"/>
      <w:r w:rsidRPr="00186147">
        <w:t xml:space="preserve">, J.A. Miller, CHEMKIN-II: A </w:t>
      </w:r>
      <w:proofErr w:type="gramStart"/>
      <w:r w:rsidRPr="00186147">
        <w:t>Fortran</w:t>
      </w:r>
      <w:proofErr w:type="gramEnd"/>
      <w:r w:rsidRPr="00186147">
        <w:t xml:space="preserve"> Chemical Kinetics Package for the Analysis of Gas Phase Chemical Kinetics, Report No. </w:t>
      </w:r>
      <w:proofErr w:type="gramStart"/>
      <w:r w:rsidRPr="00186147">
        <w:t>SAND 89-8009B, Sandia National Laboratories, 1989.</w:t>
      </w:r>
      <w:proofErr w:type="gramEnd"/>
    </w:p>
    <w:p w:rsidR="00186147" w:rsidRPr="00186147" w:rsidRDefault="00186147" w:rsidP="00186147">
      <w:pPr>
        <w:jc w:val="both"/>
      </w:pPr>
      <w:r w:rsidRPr="00186147">
        <w:t xml:space="preserve">R.J. </w:t>
      </w:r>
      <w:proofErr w:type="spellStart"/>
      <w:r w:rsidRPr="00186147">
        <w:t>Kee</w:t>
      </w:r>
      <w:proofErr w:type="spellEnd"/>
      <w:r w:rsidRPr="00186147">
        <w:t xml:space="preserve">, J. </w:t>
      </w:r>
      <w:proofErr w:type="spellStart"/>
      <w:r w:rsidRPr="00186147">
        <w:t>Warnatz</w:t>
      </w:r>
      <w:proofErr w:type="spellEnd"/>
      <w:r w:rsidRPr="00186147">
        <w:t>, J.A. Miller, Report No. A Fortran Computer Code Package for the Evaluation of Gas-phase Viscosities, Conductivities, and Diffusion Coefficients, SAND 83-8209, Sandia National Laboratories, 1983.</w:t>
      </w:r>
    </w:p>
    <w:p w:rsidR="00186147" w:rsidRPr="00186147" w:rsidRDefault="00186147" w:rsidP="00186147">
      <w:pPr>
        <w:jc w:val="both"/>
      </w:pPr>
      <w:r w:rsidRPr="00186147">
        <w:t xml:space="preserve">T.G. </w:t>
      </w:r>
      <w:proofErr w:type="spellStart"/>
      <w:r w:rsidRPr="00186147">
        <w:t>Kreutz</w:t>
      </w:r>
      <w:proofErr w:type="spellEnd"/>
      <w:r w:rsidRPr="00186147">
        <w:t xml:space="preserve">, M. </w:t>
      </w:r>
      <w:proofErr w:type="spellStart"/>
      <w:r w:rsidRPr="00186147">
        <w:t>Nishioka</w:t>
      </w:r>
      <w:proofErr w:type="spellEnd"/>
      <w:r w:rsidRPr="00186147">
        <w:t>, C.K. Law,</w:t>
      </w:r>
      <w:r w:rsidR="007F1B8D">
        <w:t xml:space="preserve"> Combust. Flame, 99 (1994), </w:t>
      </w:r>
      <w:r w:rsidRPr="00186147">
        <w:t>758–766.</w:t>
      </w:r>
    </w:p>
    <w:p w:rsidR="00186147" w:rsidRPr="00186147" w:rsidRDefault="00186147" w:rsidP="00186147">
      <w:pPr>
        <w:jc w:val="both"/>
      </w:pPr>
      <w:r w:rsidRPr="00186147">
        <w:t>G. Mittal, M. Chaos, C. J. Sung, and F. L. Dryer, Fuel Processing Technology 89 (12)</w:t>
      </w:r>
      <w:r w:rsidR="00344A8A" w:rsidRPr="00344A8A">
        <w:t xml:space="preserve"> </w:t>
      </w:r>
      <w:r w:rsidR="00344A8A" w:rsidRPr="00186147">
        <w:t>(2008)</w:t>
      </w:r>
      <w:r w:rsidR="00344A8A">
        <w:t xml:space="preserve"> </w:t>
      </w:r>
      <w:r w:rsidRPr="00186147">
        <w:t>1244-1254</w:t>
      </w:r>
      <w:r w:rsidR="00344A8A">
        <w:t>.</w:t>
      </w:r>
    </w:p>
    <w:p w:rsidR="00186147" w:rsidRPr="00186147" w:rsidRDefault="00186147" w:rsidP="00186147">
      <w:pPr>
        <w:jc w:val="both"/>
      </w:pPr>
      <w:r w:rsidRPr="00186147">
        <w:t xml:space="preserve">M. </w:t>
      </w:r>
      <w:proofErr w:type="spellStart"/>
      <w:r w:rsidRPr="00186147">
        <w:t>Nishioka</w:t>
      </w:r>
      <w:proofErr w:type="spellEnd"/>
      <w:r w:rsidRPr="00186147">
        <w:t>, C.K. Law, T. Takeno, Combust. Fl</w:t>
      </w:r>
      <w:r w:rsidR="00C867C6">
        <w:t xml:space="preserve">ame, 104 (1996), </w:t>
      </w:r>
      <w:r w:rsidRPr="00186147">
        <w:t>328–342.</w:t>
      </w:r>
    </w:p>
    <w:p w:rsidR="00186147" w:rsidRPr="00186147" w:rsidRDefault="00186147" w:rsidP="00186147">
      <w:pPr>
        <w:jc w:val="both"/>
      </w:pPr>
      <w:r w:rsidRPr="00186147">
        <w:t xml:space="preserve">Y. </w:t>
      </w:r>
      <w:proofErr w:type="spellStart"/>
      <w:r w:rsidRPr="00186147">
        <w:t>Ohta</w:t>
      </w:r>
      <w:proofErr w:type="spellEnd"/>
      <w:r w:rsidRPr="00186147">
        <w:t xml:space="preserve">, M. </w:t>
      </w:r>
      <w:proofErr w:type="spellStart"/>
      <w:r w:rsidRPr="00186147">
        <w:t>Furutani</w:t>
      </w:r>
      <w:proofErr w:type="spellEnd"/>
      <w:r w:rsidRPr="00186147">
        <w:t>, Arch. Combust. 11 (1911) 43-52.</w:t>
      </w:r>
    </w:p>
    <w:p w:rsidR="00186147" w:rsidRPr="00186147" w:rsidRDefault="00CE72B2" w:rsidP="00186147">
      <w:pPr>
        <w:jc w:val="both"/>
      </w:pPr>
      <w:r>
        <w:t>X. Qin, Y.</w:t>
      </w:r>
      <w:r w:rsidR="00186147" w:rsidRPr="00186147">
        <w:t xml:space="preserve"> </w:t>
      </w:r>
      <w:proofErr w:type="spellStart"/>
      <w:r w:rsidR="00186147" w:rsidRPr="00186147">
        <w:t>Ju</w:t>
      </w:r>
      <w:proofErr w:type="spellEnd"/>
      <w:r w:rsidR="00186147" w:rsidRPr="00186147">
        <w:t>, Proc. Combust. Inst., 30 (2005) 233–240.</w:t>
      </w:r>
    </w:p>
    <w:p w:rsidR="00186147" w:rsidRPr="00186147" w:rsidRDefault="00186147" w:rsidP="00186147">
      <w:pPr>
        <w:jc w:val="both"/>
      </w:pPr>
      <w:r w:rsidRPr="00186147">
        <w:t xml:space="preserve">R.S. </w:t>
      </w:r>
      <w:proofErr w:type="spellStart"/>
      <w:r w:rsidRPr="00186147">
        <w:t>Sheinson</w:t>
      </w:r>
      <w:proofErr w:type="spellEnd"/>
      <w:r w:rsidRPr="00186147">
        <w:t>, F.W. Williams, Combust. Flame 21 (1973) 221-230.</w:t>
      </w:r>
    </w:p>
    <w:p w:rsidR="00186147" w:rsidRPr="00186147" w:rsidRDefault="00186147" w:rsidP="00186147">
      <w:pPr>
        <w:jc w:val="both"/>
      </w:pPr>
      <w:r w:rsidRPr="00186147">
        <w:t xml:space="preserve">M.D. </w:t>
      </w:r>
      <w:proofErr w:type="spellStart"/>
      <w:r w:rsidRPr="00186147">
        <w:t>Smooke</w:t>
      </w:r>
      <w:proofErr w:type="spellEnd"/>
      <w:r w:rsidRPr="00186147">
        <w:t xml:space="preserve">, I.K. </w:t>
      </w:r>
      <w:proofErr w:type="spellStart"/>
      <w:r w:rsidRPr="00186147">
        <w:t>Puri</w:t>
      </w:r>
      <w:proofErr w:type="spellEnd"/>
      <w:r w:rsidRPr="00186147">
        <w:t xml:space="preserve">, K. </w:t>
      </w:r>
      <w:proofErr w:type="spellStart"/>
      <w:r w:rsidRPr="00186147">
        <w:t>Seshadri</w:t>
      </w:r>
      <w:proofErr w:type="spellEnd"/>
      <w:r w:rsidRPr="00186147">
        <w:t>, Combust.</w:t>
      </w:r>
      <w:r w:rsidR="006C2EA1">
        <w:t xml:space="preserve"> Inst., 21 (1986), </w:t>
      </w:r>
      <w:r w:rsidRPr="00186147">
        <w:t>1783–1792.</w:t>
      </w:r>
    </w:p>
    <w:p w:rsidR="00186147" w:rsidRPr="00186147" w:rsidRDefault="00186147" w:rsidP="00186147">
      <w:pPr>
        <w:jc w:val="both"/>
      </w:pPr>
      <w:proofErr w:type="spellStart"/>
      <w:r w:rsidRPr="00186147">
        <w:t>P.S.Veloo</w:t>
      </w:r>
      <w:proofErr w:type="spellEnd"/>
      <w:r w:rsidRPr="00186147">
        <w:t xml:space="preserve">, P. </w:t>
      </w:r>
      <w:proofErr w:type="spellStart"/>
      <w:r w:rsidRPr="00186147">
        <w:t>Dagaut</w:t>
      </w:r>
      <w:proofErr w:type="spellEnd"/>
      <w:r w:rsidRPr="00186147">
        <w:t xml:space="preserve">, C. </w:t>
      </w:r>
      <w:proofErr w:type="spellStart"/>
      <w:r w:rsidRPr="00186147">
        <w:t>Togbe</w:t>
      </w:r>
      <w:proofErr w:type="spellEnd"/>
      <w:r w:rsidRPr="00186147">
        <w:t xml:space="preserve">, G. </w:t>
      </w:r>
      <w:proofErr w:type="spellStart"/>
      <w:r w:rsidRPr="00186147">
        <w:t>Dayma</w:t>
      </w:r>
      <w:proofErr w:type="spellEnd"/>
      <w:r w:rsidRPr="00186147">
        <w:t xml:space="preserve">, S.M. </w:t>
      </w:r>
      <w:proofErr w:type="spellStart"/>
      <w:r w:rsidRPr="00186147">
        <w:t>Sarathy</w:t>
      </w:r>
      <w:proofErr w:type="spellEnd"/>
      <w:r w:rsidRPr="00186147">
        <w:t xml:space="preserve">, C.K. Westbrook, F.N. </w:t>
      </w:r>
      <w:proofErr w:type="spellStart"/>
      <w:r w:rsidRPr="00186147">
        <w:t>Egolfopoulos</w:t>
      </w:r>
      <w:proofErr w:type="spellEnd"/>
      <w:r w:rsidRPr="00186147">
        <w:t>, Proc. Combust. Inst., 34 (2013)</w:t>
      </w:r>
      <w:r w:rsidR="001D4B4E">
        <w:t xml:space="preserve">, </w:t>
      </w:r>
      <w:r w:rsidRPr="00186147">
        <w:t>599–606.</w:t>
      </w:r>
    </w:p>
    <w:p w:rsidR="00186147" w:rsidRPr="00186147" w:rsidRDefault="00186147" w:rsidP="00186147">
      <w:pPr>
        <w:jc w:val="both"/>
      </w:pPr>
      <w:r w:rsidRPr="00186147">
        <w:t>T. Wada, Experimental and Theoretical Investigation of Low-Temperature Ignition in a Laminar Flow Reactor, PhD thesis, RWTH Aachen University, Germany, 2011.</w:t>
      </w:r>
    </w:p>
    <w:p w:rsidR="00A51F5B" w:rsidRPr="00186147" w:rsidRDefault="00F11019" w:rsidP="00A51F5B">
      <w:pPr>
        <w:jc w:val="both"/>
      </w:pPr>
      <w:r>
        <w:t xml:space="preserve">Z. Zhao, M. Chaos, A. </w:t>
      </w:r>
      <w:proofErr w:type="spellStart"/>
      <w:r>
        <w:t>Kazakov</w:t>
      </w:r>
      <w:proofErr w:type="spellEnd"/>
      <w:r>
        <w:t>, F.</w:t>
      </w:r>
      <w:r w:rsidR="00A51F5B" w:rsidRPr="00186147">
        <w:t>L.</w:t>
      </w:r>
      <w:r>
        <w:t xml:space="preserve"> Dryer, Int. J. Chem. </w:t>
      </w:r>
      <w:proofErr w:type="spellStart"/>
      <w:r>
        <w:t>Kinet</w:t>
      </w:r>
      <w:proofErr w:type="spellEnd"/>
      <w:r>
        <w:t>. 40 (2008)</w:t>
      </w:r>
      <w:r w:rsidR="00A51F5B" w:rsidRPr="00186147">
        <w:t xml:space="preserve"> 1–18</w:t>
      </w:r>
      <w:r w:rsidR="00A51F5B">
        <w:t>.</w:t>
      </w:r>
    </w:p>
    <w:p w:rsidR="00D95286" w:rsidRDefault="00D95286" w:rsidP="00186147">
      <w:pPr>
        <w:jc w:val="both"/>
      </w:pPr>
      <w:r w:rsidRPr="00454073">
        <w:rPr>
          <w:color w:val="222222"/>
          <w:shd w:val="clear" w:color="auto" w:fill="FFFFFF"/>
        </w:rPr>
        <w:t xml:space="preserve">P. Zhao, C.K. Law, Combust. Flame, 160 (11) (2013), </w:t>
      </w:r>
      <w:r>
        <w:rPr>
          <w:color w:val="222222"/>
          <w:shd w:val="clear" w:color="auto" w:fill="FFFFFF"/>
        </w:rPr>
        <w:t>pp</w:t>
      </w:r>
      <w:r w:rsidRPr="00454073">
        <w:rPr>
          <w:color w:val="222222"/>
          <w:shd w:val="clear" w:color="auto" w:fill="FFFFFF"/>
        </w:rPr>
        <w:t>. 2352–2358</w:t>
      </w:r>
      <w:r>
        <w:rPr>
          <w:color w:val="222222"/>
          <w:shd w:val="clear" w:color="auto" w:fill="FFFFFF"/>
        </w:rPr>
        <w:t>.</w:t>
      </w:r>
    </w:p>
    <w:p w:rsidR="00186147" w:rsidRPr="00186147" w:rsidRDefault="00186147" w:rsidP="00186147">
      <w:pPr>
        <w:jc w:val="both"/>
      </w:pPr>
      <w:r w:rsidRPr="00186147">
        <w:t xml:space="preserve">X.L. </w:t>
      </w:r>
      <w:proofErr w:type="spellStart"/>
      <w:r w:rsidRPr="00186147">
        <w:t>Zheng</w:t>
      </w:r>
      <w:proofErr w:type="spellEnd"/>
      <w:r w:rsidRPr="00186147">
        <w:t>, T.F. Lu, C.K. Law, C.K. Westbrook, H.J. Curran, Proc. Combust. Inst., 30 (</w:t>
      </w:r>
      <w:r w:rsidR="00470191">
        <w:t xml:space="preserve">2005), </w:t>
      </w:r>
      <w:r w:rsidRPr="00186147">
        <w:t>1101–1109.</w:t>
      </w:r>
    </w:p>
    <w:p w:rsidR="00186147" w:rsidRDefault="00186147" w:rsidP="00557EF2">
      <w:pPr>
        <w:jc w:val="both"/>
      </w:pPr>
    </w:p>
    <w:sectPr w:rsidR="00186147" w:rsidSect="00B6141E">
      <w:footerReference w:type="default" r:id="rId19"/>
      <w:headerReference w:type="first" r:id="rId20"/>
      <w:pgSz w:w="12240" w:h="15840"/>
      <w:pgMar w:top="1440" w:right="1080" w:bottom="1440" w:left="1440" w:header="720" w:footer="720" w:gutter="0"/>
      <w:cols w:space="36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eng Zhao" w:date="2013-12-07T20:02:00Z" w:initials="PZ">
    <w:p w:rsidR="00BB3EC5" w:rsidRDefault="00BB3EC5">
      <w:pPr>
        <w:pStyle w:val="CommentText"/>
      </w:pPr>
      <w:r>
        <w:rPr>
          <w:rStyle w:val="CommentReference"/>
        </w:rPr>
        <w:annotationRef/>
      </w:r>
      <w:r>
        <w:rPr>
          <w:rFonts w:ascii="Calibri" w:hAnsi="Calibri"/>
          <w:color w:val="1F497D"/>
          <w:sz w:val="22"/>
          <w:szCs w:val="22"/>
        </w:rPr>
        <w:t xml:space="preserve">Bansal G., Chen J.H., Lu T., </w:t>
      </w:r>
      <w:proofErr w:type="spellStart"/>
      <w:r>
        <w:rPr>
          <w:rFonts w:ascii="Calibri" w:hAnsi="Calibri"/>
          <w:color w:val="1F497D"/>
          <w:sz w:val="22"/>
          <w:szCs w:val="22"/>
        </w:rPr>
        <w:t>Luo</w:t>
      </w:r>
      <w:proofErr w:type="spellEnd"/>
      <w:r>
        <w:rPr>
          <w:rFonts w:ascii="Calibri" w:hAnsi="Calibri"/>
          <w:color w:val="1F497D"/>
          <w:sz w:val="22"/>
          <w:szCs w:val="22"/>
        </w:rPr>
        <w:t xml:space="preserve"> Z., "Direct Numerical Simulation of </w:t>
      </w:r>
      <w:proofErr w:type="spellStart"/>
      <w:r>
        <w:rPr>
          <w:rFonts w:ascii="Calibri" w:hAnsi="Calibri"/>
          <w:color w:val="1F497D"/>
          <w:sz w:val="22"/>
          <w:szCs w:val="22"/>
        </w:rPr>
        <w:t>autoignition</w:t>
      </w:r>
      <w:proofErr w:type="spellEnd"/>
      <w:r>
        <w:rPr>
          <w:rFonts w:ascii="Calibri" w:hAnsi="Calibri"/>
          <w:color w:val="1F497D"/>
          <w:sz w:val="22"/>
          <w:szCs w:val="22"/>
        </w:rPr>
        <w:t xml:space="preserve"> and front propagation in stratified dimethyl ether (</w:t>
      </w:r>
      <w:r>
        <w:rPr>
          <w:rStyle w:val="il"/>
          <w:rFonts w:ascii="Calibri" w:hAnsi="Calibri"/>
          <w:color w:val="1F497D"/>
          <w:sz w:val="22"/>
          <w:szCs w:val="22"/>
        </w:rPr>
        <w:t>DME</w:t>
      </w:r>
      <w:r>
        <w:rPr>
          <w:rFonts w:ascii="Calibri" w:hAnsi="Calibri"/>
          <w:color w:val="1F497D"/>
          <w:sz w:val="22"/>
          <w:szCs w:val="22"/>
        </w:rPr>
        <w:t>)/air turbulent mixtures," MS5-1, 13th International Conference on Numerical Combustion, April 27-29, 2011, Corfu, Greece.</w:t>
      </w:r>
    </w:p>
  </w:comment>
  <w:comment w:id="3" w:author="Peng Zhao" w:date="2013-12-07T20:02:00Z" w:initials="PZ">
    <w:p w:rsidR="00A413F7" w:rsidRDefault="00A413F7">
      <w:pPr>
        <w:pStyle w:val="CommentText"/>
      </w:pPr>
      <w:r>
        <w:rPr>
          <w:rStyle w:val="CommentReference"/>
        </w:rPr>
        <w:annotationRef/>
      </w:r>
      <w:r>
        <w:t>Better to cite this newer 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F92" w:rsidRDefault="009D4F92">
      <w:r>
        <w:separator/>
      </w:r>
    </w:p>
  </w:endnote>
  <w:endnote w:type="continuationSeparator" w:id="0">
    <w:p w:rsidR="009D4F92" w:rsidRDefault="009D4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2DA" w:rsidRDefault="009E7736" w:rsidP="005C6E3A">
    <w:pPr>
      <w:pStyle w:val="Footer"/>
      <w:jc w:val="center"/>
    </w:pPr>
    <w:r>
      <w:rPr>
        <w:rStyle w:val="PageNumber"/>
      </w:rPr>
      <w:fldChar w:fldCharType="begin"/>
    </w:r>
    <w:r w:rsidR="006932DA">
      <w:rPr>
        <w:rStyle w:val="PageNumber"/>
      </w:rPr>
      <w:instrText xml:space="preserve"> PAGE </w:instrText>
    </w:r>
    <w:r>
      <w:rPr>
        <w:rStyle w:val="PageNumber"/>
      </w:rPr>
      <w:fldChar w:fldCharType="separate"/>
    </w:r>
    <w:r w:rsidR="00D64345">
      <w:rPr>
        <w:rStyle w:val="PageNumber"/>
        <w:noProof/>
      </w:rPr>
      <w:t>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F92" w:rsidRDefault="009D4F92">
      <w:r>
        <w:separator/>
      </w:r>
    </w:p>
  </w:footnote>
  <w:footnote w:type="continuationSeparator" w:id="0">
    <w:p w:rsidR="009D4F92" w:rsidRDefault="009D4F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41E" w:rsidRPr="00B6141E" w:rsidRDefault="005C12AB">
    <w:pPr>
      <w:pStyle w:val="Header"/>
      <w:rPr>
        <w:rFonts w:ascii="Arial" w:hAnsi="Arial" w:cs="Arial"/>
        <w:b/>
      </w:rPr>
    </w:pPr>
    <w:r>
      <w:rPr>
        <w:rFonts w:ascii="Arial" w:hAnsi="Arial" w:cs="Arial"/>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37F3"/>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
    <w:nsid w:val="0DC60D1F"/>
    <w:multiLevelType w:val="hybridMultilevel"/>
    <w:tmpl w:val="7270AC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6C5C0D"/>
    <w:multiLevelType w:val="hybridMultilevel"/>
    <w:tmpl w:val="48DC96B2"/>
    <w:lvl w:ilvl="0" w:tplc="7FA2E414">
      <w:start w:val="10"/>
      <w:numFmt w:val="bullet"/>
      <w:lvlText w:val=""/>
      <w:lvlJc w:val="left"/>
      <w:pPr>
        <w:tabs>
          <w:tab w:val="num" w:pos="720"/>
        </w:tabs>
        <w:ind w:left="720" w:hanging="360"/>
      </w:pPr>
      <w:rPr>
        <w:rFonts w:ascii="Symbol" w:eastAsia="Times New Roman" w:hAnsi="Symbol" w:cs="Times New Roman" w:hint="default"/>
      </w:rPr>
    </w:lvl>
    <w:lvl w:ilvl="1" w:tplc="6B447DEA" w:tentative="1">
      <w:start w:val="1"/>
      <w:numFmt w:val="bullet"/>
      <w:lvlText w:val="o"/>
      <w:lvlJc w:val="left"/>
      <w:pPr>
        <w:tabs>
          <w:tab w:val="num" w:pos="1440"/>
        </w:tabs>
        <w:ind w:left="1440" w:hanging="360"/>
      </w:pPr>
      <w:rPr>
        <w:rFonts w:ascii="Courier New" w:hAnsi="Courier New" w:hint="default"/>
      </w:rPr>
    </w:lvl>
    <w:lvl w:ilvl="2" w:tplc="D8AE15D6" w:tentative="1">
      <w:start w:val="1"/>
      <w:numFmt w:val="bullet"/>
      <w:lvlText w:val=""/>
      <w:lvlJc w:val="left"/>
      <w:pPr>
        <w:tabs>
          <w:tab w:val="num" w:pos="2160"/>
        </w:tabs>
        <w:ind w:left="2160" w:hanging="360"/>
      </w:pPr>
      <w:rPr>
        <w:rFonts w:ascii="Wingdings" w:hAnsi="Wingdings" w:hint="default"/>
      </w:rPr>
    </w:lvl>
    <w:lvl w:ilvl="3" w:tplc="21D2FB04" w:tentative="1">
      <w:start w:val="1"/>
      <w:numFmt w:val="bullet"/>
      <w:lvlText w:val=""/>
      <w:lvlJc w:val="left"/>
      <w:pPr>
        <w:tabs>
          <w:tab w:val="num" w:pos="2880"/>
        </w:tabs>
        <w:ind w:left="2880" w:hanging="360"/>
      </w:pPr>
      <w:rPr>
        <w:rFonts w:ascii="Symbol" w:hAnsi="Symbol" w:hint="default"/>
      </w:rPr>
    </w:lvl>
    <w:lvl w:ilvl="4" w:tplc="8F5EA992" w:tentative="1">
      <w:start w:val="1"/>
      <w:numFmt w:val="bullet"/>
      <w:lvlText w:val="o"/>
      <w:lvlJc w:val="left"/>
      <w:pPr>
        <w:tabs>
          <w:tab w:val="num" w:pos="3600"/>
        </w:tabs>
        <w:ind w:left="3600" w:hanging="360"/>
      </w:pPr>
      <w:rPr>
        <w:rFonts w:ascii="Courier New" w:hAnsi="Courier New" w:hint="default"/>
      </w:rPr>
    </w:lvl>
    <w:lvl w:ilvl="5" w:tplc="AFB42C90" w:tentative="1">
      <w:start w:val="1"/>
      <w:numFmt w:val="bullet"/>
      <w:lvlText w:val=""/>
      <w:lvlJc w:val="left"/>
      <w:pPr>
        <w:tabs>
          <w:tab w:val="num" w:pos="4320"/>
        </w:tabs>
        <w:ind w:left="4320" w:hanging="360"/>
      </w:pPr>
      <w:rPr>
        <w:rFonts w:ascii="Wingdings" w:hAnsi="Wingdings" w:hint="default"/>
      </w:rPr>
    </w:lvl>
    <w:lvl w:ilvl="6" w:tplc="DC180A5A" w:tentative="1">
      <w:start w:val="1"/>
      <w:numFmt w:val="bullet"/>
      <w:lvlText w:val=""/>
      <w:lvlJc w:val="left"/>
      <w:pPr>
        <w:tabs>
          <w:tab w:val="num" w:pos="5040"/>
        </w:tabs>
        <w:ind w:left="5040" w:hanging="360"/>
      </w:pPr>
      <w:rPr>
        <w:rFonts w:ascii="Symbol" w:hAnsi="Symbol" w:hint="default"/>
      </w:rPr>
    </w:lvl>
    <w:lvl w:ilvl="7" w:tplc="7FE4AB28" w:tentative="1">
      <w:start w:val="1"/>
      <w:numFmt w:val="bullet"/>
      <w:lvlText w:val="o"/>
      <w:lvlJc w:val="left"/>
      <w:pPr>
        <w:tabs>
          <w:tab w:val="num" w:pos="5760"/>
        </w:tabs>
        <w:ind w:left="5760" w:hanging="360"/>
      </w:pPr>
      <w:rPr>
        <w:rFonts w:ascii="Courier New" w:hAnsi="Courier New" w:hint="default"/>
      </w:rPr>
    </w:lvl>
    <w:lvl w:ilvl="8" w:tplc="AB1A8AEA" w:tentative="1">
      <w:start w:val="1"/>
      <w:numFmt w:val="bullet"/>
      <w:lvlText w:val=""/>
      <w:lvlJc w:val="left"/>
      <w:pPr>
        <w:tabs>
          <w:tab w:val="num" w:pos="6480"/>
        </w:tabs>
        <w:ind w:left="6480" w:hanging="360"/>
      </w:pPr>
      <w:rPr>
        <w:rFonts w:ascii="Wingdings" w:hAnsi="Wingdings" w:hint="default"/>
      </w:rPr>
    </w:lvl>
  </w:abstractNum>
  <w:abstractNum w:abstractNumId="3">
    <w:nsid w:val="649A33B5"/>
    <w:multiLevelType w:val="hybridMultilevel"/>
    <w:tmpl w:val="F564A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067716"/>
    <w:multiLevelType w:val="hybridMultilevel"/>
    <w:tmpl w:val="5816D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171F05"/>
    <w:multiLevelType w:val="hybridMultilevel"/>
    <w:tmpl w:val="EE1C5AE2"/>
    <w:lvl w:ilvl="0" w:tplc="6D28FFF4">
      <w:start w:val="1"/>
      <w:numFmt w:val="upperLetter"/>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6">
    <w:nsid w:val="7E345683"/>
    <w:multiLevelType w:val="singleLevel"/>
    <w:tmpl w:val="04090001"/>
    <w:lvl w:ilvl="0">
      <w:numFmt w:val="bullet"/>
      <w:lvlText w:val=""/>
      <w:lvlJc w:val="left"/>
      <w:pPr>
        <w:tabs>
          <w:tab w:val="num" w:pos="360"/>
        </w:tabs>
        <w:ind w:left="360" w:hanging="360"/>
      </w:pPr>
      <w:rPr>
        <w:rFonts w:ascii="Symbol" w:hAnsi="Symbol" w:hint="default"/>
      </w:rPr>
    </w:lvl>
  </w:abstractNum>
  <w:num w:numId="1">
    <w:abstractNumId w:val="2"/>
  </w:num>
  <w:num w:numId="2">
    <w:abstractNumId w:val="6"/>
  </w:num>
  <w:num w:numId="3">
    <w:abstractNumId w:val="0"/>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E3A"/>
    <w:rsid w:val="000007AA"/>
    <w:rsid w:val="00000DD7"/>
    <w:rsid w:val="00001BB4"/>
    <w:rsid w:val="00002AE1"/>
    <w:rsid w:val="0002166F"/>
    <w:rsid w:val="000220D3"/>
    <w:rsid w:val="00027F7E"/>
    <w:rsid w:val="000331C8"/>
    <w:rsid w:val="00034E0E"/>
    <w:rsid w:val="000363AF"/>
    <w:rsid w:val="00036E72"/>
    <w:rsid w:val="00040911"/>
    <w:rsid w:val="0004267C"/>
    <w:rsid w:val="00042C7D"/>
    <w:rsid w:val="0004415E"/>
    <w:rsid w:val="00045054"/>
    <w:rsid w:val="00046B70"/>
    <w:rsid w:val="00054FA8"/>
    <w:rsid w:val="00061B95"/>
    <w:rsid w:val="0006287A"/>
    <w:rsid w:val="0006345C"/>
    <w:rsid w:val="00064D17"/>
    <w:rsid w:val="00064F71"/>
    <w:rsid w:val="00065DC0"/>
    <w:rsid w:val="00070D8F"/>
    <w:rsid w:val="000716DB"/>
    <w:rsid w:val="00075DE4"/>
    <w:rsid w:val="00084119"/>
    <w:rsid w:val="00085AEC"/>
    <w:rsid w:val="00091128"/>
    <w:rsid w:val="00093B8B"/>
    <w:rsid w:val="00095507"/>
    <w:rsid w:val="00097CF2"/>
    <w:rsid w:val="000B46C9"/>
    <w:rsid w:val="000B51E2"/>
    <w:rsid w:val="000C6044"/>
    <w:rsid w:val="000C78CC"/>
    <w:rsid w:val="000E3774"/>
    <w:rsid w:val="000E397A"/>
    <w:rsid w:val="000E4570"/>
    <w:rsid w:val="000E55EE"/>
    <w:rsid w:val="000E6B26"/>
    <w:rsid w:val="000E72C4"/>
    <w:rsid w:val="000F41B9"/>
    <w:rsid w:val="000F42A9"/>
    <w:rsid w:val="00100CC7"/>
    <w:rsid w:val="0010431D"/>
    <w:rsid w:val="0012064B"/>
    <w:rsid w:val="001234F5"/>
    <w:rsid w:val="0012434B"/>
    <w:rsid w:val="001368AB"/>
    <w:rsid w:val="001413C2"/>
    <w:rsid w:val="001470C1"/>
    <w:rsid w:val="001507CA"/>
    <w:rsid w:val="0015255A"/>
    <w:rsid w:val="00153227"/>
    <w:rsid w:val="00153AAB"/>
    <w:rsid w:val="00154ED1"/>
    <w:rsid w:val="00157946"/>
    <w:rsid w:val="0016086A"/>
    <w:rsid w:val="001614B5"/>
    <w:rsid w:val="00165D01"/>
    <w:rsid w:val="00172568"/>
    <w:rsid w:val="001825C8"/>
    <w:rsid w:val="00186147"/>
    <w:rsid w:val="001921DD"/>
    <w:rsid w:val="00195976"/>
    <w:rsid w:val="001A0422"/>
    <w:rsid w:val="001A232F"/>
    <w:rsid w:val="001A433B"/>
    <w:rsid w:val="001A4396"/>
    <w:rsid w:val="001A52D9"/>
    <w:rsid w:val="001A65D7"/>
    <w:rsid w:val="001A6AB6"/>
    <w:rsid w:val="001A70FD"/>
    <w:rsid w:val="001A7FF2"/>
    <w:rsid w:val="001B0DA5"/>
    <w:rsid w:val="001B32B8"/>
    <w:rsid w:val="001B7E14"/>
    <w:rsid w:val="001C247A"/>
    <w:rsid w:val="001C294E"/>
    <w:rsid w:val="001C58DF"/>
    <w:rsid w:val="001C6A11"/>
    <w:rsid w:val="001D0605"/>
    <w:rsid w:val="001D4B4E"/>
    <w:rsid w:val="001D573D"/>
    <w:rsid w:val="001F1C33"/>
    <w:rsid w:val="001F3497"/>
    <w:rsid w:val="00200FAD"/>
    <w:rsid w:val="00203B1F"/>
    <w:rsid w:val="00211A05"/>
    <w:rsid w:val="00212D2C"/>
    <w:rsid w:val="00222513"/>
    <w:rsid w:val="002268A1"/>
    <w:rsid w:val="002305BA"/>
    <w:rsid w:val="002309CD"/>
    <w:rsid w:val="0023149C"/>
    <w:rsid w:val="00231770"/>
    <w:rsid w:val="00237238"/>
    <w:rsid w:val="00241281"/>
    <w:rsid w:val="002426A0"/>
    <w:rsid w:val="00252E19"/>
    <w:rsid w:val="002647D1"/>
    <w:rsid w:val="0027060C"/>
    <w:rsid w:val="00272FAE"/>
    <w:rsid w:val="002A3454"/>
    <w:rsid w:val="002A7B56"/>
    <w:rsid w:val="002B4CA1"/>
    <w:rsid w:val="002B6D43"/>
    <w:rsid w:val="002C16C0"/>
    <w:rsid w:val="002D2FF6"/>
    <w:rsid w:val="002D4378"/>
    <w:rsid w:val="002D4782"/>
    <w:rsid w:val="002F485E"/>
    <w:rsid w:val="00300160"/>
    <w:rsid w:val="003016E2"/>
    <w:rsid w:val="00301BC2"/>
    <w:rsid w:val="003025BD"/>
    <w:rsid w:val="00302C28"/>
    <w:rsid w:val="00310B71"/>
    <w:rsid w:val="00312E0A"/>
    <w:rsid w:val="00315974"/>
    <w:rsid w:val="003167D4"/>
    <w:rsid w:val="003201D9"/>
    <w:rsid w:val="0032419A"/>
    <w:rsid w:val="00325FC6"/>
    <w:rsid w:val="00326A36"/>
    <w:rsid w:val="00332AF9"/>
    <w:rsid w:val="00335568"/>
    <w:rsid w:val="00341B24"/>
    <w:rsid w:val="00344A8A"/>
    <w:rsid w:val="00344ADE"/>
    <w:rsid w:val="00350CCC"/>
    <w:rsid w:val="00350D05"/>
    <w:rsid w:val="00355FDF"/>
    <w:rsid w:val="00362232"/>
    <w:rsid w:val="00362C8B"/>
    <w:rsid w:val="0037087D"/>
    <w:rsid w:val="00371E56"/>
    <w:rsid w:val="00371FA8"/>
    <w:rsid w:val="0037296C"/>
    <w:rsid w:val="00375524"/>
    <w:rsid w:val="00375FEE"/>
    <w:rsid w:val="003770BD"/>
    <w:rsid w:val="003A000F"/>
    <w:rsid w:val="003A1068"/>
    <w:rsid w:val="003A5658"/>
    <w:rsid w:val="003B1C8B"/>
    <w:rsid w:val="003B50A3"/>
    <w:rsid w:val="003C0C44"/>
    <w:rsid w:val="003D4FC6"/>
    <w:rsid w:val="003D4FC8"/>
    <w:rsid w:val="003E6D95"/>
    <w:rsid w:val="003E71A6"/>
    <w:rsid w:val="003E733E"/>
    <w:rsid w:val="003E7EB5"/>
    <w:rsid w:val="003F1D8F"/>
    <w:rsid w:val="003F35AC"/>
    <w:rsid w:val="003F68C6"/>
    <w:rsid w:val="00413253"/>
    <w:rsid w:val="004157FA"/>
    <w:rsid w:val="00417366"/>
    <w:rsid w:val="00420DD5"/>
    <w:rsid w:val="00421DCB"/>
    <w:rsid w:val="00424B49"/>
    <w:rsid w:val="00425E3D"/>
    <w:rsid w:val="00431EF8"/>
    <w:rsid w:val="00435F20"/>
    <w:rsid w:val="004364F3"/>
    <w:rsid w:val="004519A9"/>
    <w:rsid w:val="00454F5F"/>
    <w:rsid w:val="00461775"/>
    <w:rsid w:val="00464B66"/>
    <w:rsid w:val="00466C98"/>
    <w:rsid w:val="00466F15"/>
    <w:rsid w:val="00470191"/>
    <w:rsid w:val="0047256A"/>
    <w:rsid w:val="0047348A"/>
    <w:rsid w:val="00474892"/>
    <w:rsid w:val="00476234"/>
    <w:rsid w:val="004933A2"/>
    <w:rsid w:val="0049378E"/>
    <w:rsid w:val="004A65F9"/>
    <w:rsid w:val="004A7480"/>
    <w:rsid w:val="004B2DDD"/>
    <w:rsid w:val="004B5074"/>
    <w:rsid w:val="004D4656"/>
    <w:rsid w:val="004D501B"/>
    <w:rsid w:val="004D722D"/>
    <w:rsid w:val="004E2384"/>
    <w:rsid w:val="004E27B2"/>
    <w:rsid w:val="004E30E1"/>
    <w:rsid w:val="00501448"/>
    <w:rsid w:val="00504BCD"/>
    <w:rsid w:val="00505ADB"/>
    <w:rsid w:val="00507974"/>
    <w:rsid w:val="00510B38"/>
    <w:rsid w:val="0051347B"/>
    <w:rsid w:val="00514C28"/>
    <w:rsid w:val="00520096"/>
    <w:rsid w:val="00520DAB"/>
    <w:rsid w:val="005309C4"/>
    <w:rsid w:val="00541269"/>
    <w:rsid w:val="005417E4"/>
    <w:rsid w:val="00544F7B"/>
    <w:rsid w:val="005504BE"/>
    <w:rsid w:val="00550B3C"/>
    <w:rsid w:val="00557EF2"/>
    <w:rsid w:val="0056194A"/>
    <w:rsid w:val="00571EC1"/>
    <w:rsid w:val="00576292"/>
    <w:rsid w:val="005809BC"/>
    <w:rsid w:val="00582E9D"/>
    <w:rsid w:val="00586A1A"/>
    <w:rsid w:val="00595112"/>
    <w:rsid w:val="0059787E"/>
    <w:rsid w:val="005A415B"/>
    <w:rsid w:val="005A7A33"/>
    <w:rsid w:val="005B0D11"/>
    <w:rsid w:val="005B5010"/>
    <w:rsid w:val="005B60B1"/>
    <w:rsid w:val="005C0AF0"/>
    <w:rsid w:val="005C12AB"/>
    <w:rsid w:val="005C25A3"/>
    <w:rsid w:val="005C6E3A"/>
    <w:rsid w:val="005E11B8"/>
    <w:rsid w:val="005E5276"/>
    <w:rsid w:val="005E6521"/>
    <w:rsid w:val="005F1777"/>
    <w:rsid w:val="005F65B5"/>
    <w:rsid w:val="00600688"/>
    <w:rsid w:val="00607CD1"/>
    <w:rsid w:val="0061730B"/>
    <w:rsid w:val="00620BF9"/>
    <w:rsid w:val="00623769"/>
    <w:rsid w:val="0062539A"/>
    <w:rsid w:val="00631B92"/>
    <w:rsid w:val="00632E1E"/>
    <w:rsid w:val="006379A2"/>
    <w:rsid w:val="00640988"/>
    <w:rsid w:val="00644AF2"/>
    <w:rsid w:val="00653933"/>
    <w:rsid w:val="00653B0F"/>
    <w:rsid w:val="0065760C"/>
    <w:rsid w:val="00671511"/>
    <w:rsid w:val="00671A26"/>
    <w:rsid w:val="006724A2"/>
    <w:rsid w:val="00673796"/>
    <w:rsid w:val="0068066D"/>
    <w:rsid w:val="006925FB"/>
    <w:rsid w:val="006927F1"/>
    <w:rsid w:val="006932DA"/>
    <w:rsid w:val="00694865"/>
    <w:rsid w:val="006A26A1"/>
    <w:rsid w:val="006A7DDE"/>
    <w:rsid w:val="006B3336"/>
    <w:rsid w:val="006B335B"/>
    <w:rsid w:val="006B7B87"/>
    <w:rsid w:val="006C2EA1"/>
    <w:rsid w:val="006C2FA3"/>
    <w:rsid w:val="006C507E"/>
    <w:rsid w:val="006C79FE"/>
    <w:rsid w:val="006E2969"/>
    <w:rsid w:val="006E3C80"/>
    <w:rsid w:val="006F1DF7"/>
    <w:rsid w:val="006F3202"/>
    <w:rsid w:val="006F4272"/>
    <w:rsid w:val="006F4923"/>
    <w:rsid w:val="00707335"/>
    <w:rsid w:val="00712C28"/>
    <w:rsid w:val="00713939"/>
    <w:rsid w:val="0071459A"/>
    <w:rsid w:val="007163A0"/>
    <w:rsid w:val="007200DB"/>
    <w:rsid w:val="00720A53"/>
    <w:rsid w:val="007238FC"/>
    <w:rsid w:val="007324D1"/>
    <w:rsid w:val="00740628"/>
    <w:rsid w:val="00745A4C"/>
    <w:rsid w:val="00766C0E"/>
    <w:rsid w:val="00774E07"/>
    <w:rsid w:val="0078158D"/>
    <w:rsid w:val="0078338F"/>
    <w:rsid w:val="007906DE"/>
    <w:rsid w:val="007961F5"/>
    <w:rsid w:val="00797A31"/>
    <w:rsid w:val="007A0BDC"/>
    <w:rsid w:val="007A1B81"/>
    <w:rsid w:val="007A1D57"/>
    <w:rsid w:val="007B06D9"/>
    <w:rsid w:val="007B15DF"/>
    <w:rsid w:val="007B2DD7"/>
    <w:rsid w:val="007C5943"/>
    <w:rsid w:val="007D0478"/>
    <w:rsid w:val="007E3AE5"/>
    <w:rsid w:val="007E79CC"/>
    <w:rsid w:val="007E7BE7"/>
    <w:rsid w:val="007F1B8D"/>
    <w:rsid w:val="007F3364"/>
    <w:rsid w:val="007F6326"/>
    <w:rsid w:val="008022CD"/>
    <w:rsid w:val="00802D8A"/>
    <w:rsid w:val="00810920"/>
    <w:rsid w:val="00813E7F"/>
    <w:rsid w:val="00814DBB"/>
    <w:rsid w:val="008219C3"/>
    <w:rsid w:val="00824066"/>
    <w:rsid w:val="008259A5"/>
    <w:rsid w:val="0082616D"/>
    <w:rsid w:val="00831529"/>
    <w:rsid w:val="0083312F"/>
    <w:rsid w:val="00843223"/>
    <w:rsid w:val="00844011"/>
    <w:rsid w:val="00845D92"/>
    <w:rsid w:val="0085193B"/>
    <w:rsid w:val="00853301"/>
    <w:rsid w:val="008608F7"/>
    <w:rsid w:val="008611A3"/>
    <w:rsid w:val="00864567"/>
    <w:rsid w:val="00864ABD"/>
    <w:rsid w:val="0086558E"/>
    <w:rsid w:val="00871511"/>
    <w:rsid w:val="00874451"/>
    <w:rsid w:val="00881478"/>
    <w:rsid w:val="008860E6"/>
    <w:rsid w:val="0089048E"/>
    <w:rsid w:val="00891531"/>
    <w:rsid w:val="008A7AAA"/>
    <w:rsid w:val="008C05BD"/>
    <w:rsid w:val="008C5B4B"/>
    <w:rsid w:val="008D27F6"/>
    <w:rsid w:val="008D4884"/>
    <w:rsid w:val="008E389D"/>
    <w:rsid w:val="008F00D3"/>
    <w:rsid w:val="008F1D3C"/>
    <w:rsid w:val="008F4D1A"/>
    <w:rsid w:val="00902D4B"/>
    <w:rsid w:val="009057DF"/>
    <w:rsid w:val="009120A9"/>
    <w:rsid w:val="00912DFC"/>
    <w:rsid w:val="00915866"/>
    <w:rsid w:val="00916083"/>
    <w:rsid w:val="009174A3"/>
    <w:rsid w:val="00923021"/>
    <w:rsid w:val="0092399E"/>
    <w:rsid w:val="00926060"/>
    <w:rsid w:val="00940962"/>
    <w:rsid w:val="00945750"/>
    <w:rsid w:val="00950424"/>
    <w:rsid w:val="0095433F"/>
    <w:rsid w:val="0095512E"/>
    <w:rsid w:val="00957CB9"/>
    <w:rsid w:val="00961742"/>
    <w:rsid w:val="009641C7"/>
    <w:rsid w:val="0096435A"/>
    <w:rsid w:val="00973E83"/>
    <w:rsid w:val="009831A2"/>
    <w:rsid w:val="009919ED"/>
    <w:rsid w:val="00993C95"/>
    <w:rsid w:val="009A2C42"/>
    <w:rsid w:val="009A3391"/>
    <w:rsid w:val="009B4001"/>
    <w:rsid w:val="009D298F"/>
    <w:rsid w:val="009D2C56"/>
    <w:rsid w:val="009D2E22"/>
    <w:rsid w:val="009D4014"/>
    <w:rsid w:val="009D4F92"/>
    <w:rsid w:val="009D6C33"/>
    <w:rsid w:val="009E0419"/>
    <w:rsid w:val="009E0F16"/>
    <w:rsid w:val="009E15CE"/>
    <w:rsid w:val="009E22A3"/>
    <w:rsid w:val="009E7736"/>
    <w:rsid w:val="009F283E"/>
    <w:rsid w:val="009F3E15"/>
    <w:rsid w:val="009F4107"/>
    <w:rsid w:val="009F42EC"/>
    <w:rsid w:val="009F74AC"/>
    <w:rsid w:val="00A00F69"/>
    <w:rsid w:val="00A05182"/>
    <w:rsid w:val="00A05910"/>
    <w:rsid w:val="00A072FC"/>
    <w:rsid w:val="00A10942"/>
    <w:rsid w:val="00A1649E"/>
    <w:rsid w:val="00A20126"/>
    <w:rsid w:val="00A20858"/>
    <w:rsid w:val="00A236FE"/>
    <w:rsid w:val="00A24CCE"/>
    <w:rsid w:val="00A258D9"/>
    <w:rsid w:val="00A2712F"/>
    <w:rsid w:val="00A30184"/>
    <w:rsid w:val="00A37B09"/>
    <w:rsid w:val="00A40659"/>
    <w:rsid w:val="00A413F7"/>
    <w:rsid w:val="00A47E52"/>
    <w:rsid w:val="00A51F5B"/>
    <w:rsid w:val="00A52C7B"/>
    <w:rsid w:val="00A536B9"/>
    <w:rsid w:val="00A6515E"/>
    <w:rsid w:val="00A65ABF"/>
    <w:rsid w:val="00A82613"/>
    <w:rsid w:val="00A8606B"/>
    <w:rsid w:val="00A87D05"/>
    <w:rsid w:val="00A9260E"/>
    <w:rsid w:val="00A92B10"/>
    <w:rsid w:val="00AA1388"/>
    <w:rsid w:val="00AB2663"/>
    <w:rsid w:val="00AB3E0E"/>
    <w:rsid w:val="00AB4CA1"/>
    <w:rsid w:val="00AB7A18"/>
    <w:rsid w:val="00AC0B4B"/>
    <w:rsid w:val="00AC114A"/>
    <w:rsid w:val="00AD4A6A"/>
    <w:rsid w:val="00AE7B29"/>
    <w:rsid w:val="00B01024"/>
    <w:rsid w:val="00B016A9"/>
    <w:rsid w:val="00B03DCA"/>
    <w:rsid w:val="00B03F24"/>
    <w:rsid w:val="00B14ECA"/>
    <w:rsid w:val="00B15036"/>
    <w:rsid w:val="00B1604A"/>
    <w:rsid w:val="00B20680"/>
    <w:rsid w:val="00B20CB8"/>
    <w:rsid w:val="00B22BBD"/>
    <w:rsid w:val="00B22DEC"/>
    <w:rsid w:val="00B2399A"/>
    <w:rsid w:val="00B30B77"/>
    <w:rsid w:val="00B344A0"/>
    <w:rsid w:val="00B40468"/>
    <w:rsid w:val="00B40767"/>
    <w:rsid w:val="00B40AD4"/>
    <w:rsid w:val="00B451A8"/>
    <w:rsid w:val="00B47450"/>
    <w:rsid w:val="00B475C3"/>
    <w:rsid w:val="00B51D56"/>
    <w:rsid w:val="00B522D8"/>
    <w:rsid w:val="00B526BA"/>
    <w:rsid w:val="00B6141E"/>
    <w:rsid w:val="00B63561"/>
    <w:rsid w:val="00B6530D"/>
    <w:rsid w:val="00B84469"/>
    <w:rsid w:val="00B85B40"/>
    <w:rsid w:val="00B8691A"/>
    <w:rsid w:val="00B9297A"/>
    <w:rsid w:val="00BA3C6A"/>
    <w:rsid w:val="00BA5100"/>
    <w:rsid w:val="00BA5313"/>
    <w:rsid w:val="00BA64AE"/>
    <w:rsid w:val="00BB1529"/>
    <w:rsid w:val="00BB2F51"/>
    <w:rsid w:val="00BB3EC5"/>
    <w:rsid w:val="00BC086D"/>
    <w:rsid w:val="00BC2029"/>
    <w:rsid w:val="00BC4A81"/>
    <w:rsid w:val="00BC56B8"/>
    <w:rsid w:val="00BC6647"/>
    <w:rsid w:val="00BC6E63"/>
    <w:rsid w:val="00BD141D"/>
    <w:rsid w:val="00BD39F1"/>
    <w:rsid w:val="00BD5792"/>
    <w:rsid w:val="00BD6838"/>
    <w:rsid w:val="00BE0111"/>
    <w:rsid w:val="00BE26D0"/>
    <w:rsid w:val="00BE44E5"/>
    <w:rsid w:val="00BF243E"/>
    <w:rsid w:val="00BF430A"/>
    <w:rsid w:val="00BF7F41"/>
    <w:rsid w:val="00C01795"/>
    <w:rsid w:val="00C06239"/>
    <w:rsid w:val="00C1031E"/>
    <w:rsid w:val="00C1244D"/>
    <w:rsid w:val="00C1731E"/>
    <w:rsid w:val="00C21595"/>
    <w:rsid w:val="00C25597"/>
    <w:rsid w:val="00C25860"/>
    <w:rsid w:val="00C3037F"/>
    <w:rsid w:val="00C40336"/>
    <w:rsid w:val="00C54ACE"/>
    <w:rsid w:val="00C61A9B"/>
    <w:rsid w:val="00C62681"/>
    <w:rsid w:val="00C648DD"/>
    <w:rsid w:val="00C67053"/>
    <w:rsid w:val="00C83E36"/>
    <w:rsid w:val="00C84390"/>
    <w:rsid w:val="00C867C6"/>
    <w:rsid w:val="00C92B9C"/>
    <w:rsid w:val="00C96A23"/>
    <w:rsid w:val="00CA0603"/>
    <w:rsid w:val="00CA0E53"/>
    <w:rsid w:val="00CA3603"/>
    <w:rsid w:val="00CA6C28"/>
    <w:rsid w:val="00CA7E35"/>
    <w:rsid w:val="00CB4FE1"/>
    <w:rsid w:val="00CB6A72"/>
    <w:rsid w:val="00CB7940"/>
    <w:rsid w:val="00CC0554"/>
    <w:rsid w:val="00CC1DB6"/>
    <w:rsid w:val="00CC264A"/>
    <w:rsid w:val="00CC36DE"/>
    <w:rsid w:val="00CD0458"/>
    <w:rsid w:val="00CD0D16"/>
    <w:rsid w:val="00CE2409"/>
    <w:rsid w:val="00CE72B2"/>
    <w:rsid w:val="00CF2597"/>
    <w:rsid w:val="00CF3BAF"/>
    <w:rsid w:val="00CF7A7B"/>
    <w:rsid w:val="00D0472B"/>
    <w:rsid w:val="00D07023"/>
    <w:rsid w:val="00D10892"/>
    <w:rsid w:val="00D137AB"/>
    <w:rsid w:val="00D14F3C"/>
    <w:rsid w:val="00D21AD6"/>
    <w:rsid w:val="00D24BE3"/>
    <w:rsid w:val="00D346DF"/>
    <w:rsid w:val="00D37AC2"/>
    <w:rsid w:val="00D54055"/>
    <w:rsid w:val="00D57B2B"/>
    <w:rsid w:val="00D64345"/>
    <w:rsid w:val="00D72841"/>
    <w:rsid w:val="00D76805"/>
    <w:rsid w:val="00D8684E"/>
    <w:rsid w:val="00D870A4"/>
    <w:rsid w:val="00D91FFF"/>
    <w:rsid w:val="00D95286"/>
    <w:rsid w:val="00D97F60"/>
    <w:rsid w:val="00DA08FF"/>
    <w:rsid w:val="00DA4F3A"/>
    <w:rsid w:val="00DB52BA"/>
    <w:rsid w:val="00DC12FB"/>
    <w:rsid w:val="00DD05B1"/>
    <w:rsid w:val="00DD0612"/>
    <w:rsid w:val="00DD5FA6"/>
    <w:rsid w:val="00DD6661"/>
    <w:rsid w:val="00DE10FC"/>
    <w:rsid w:val="00DE1A2C"/>
    <w:rsid w:val="00DE47C9"/>
    <w:rsid w:val="00DE47E6"/>
    <w:rsid w:val="00DE5E02"/>
    <w:rsid w:val="00DF3E65"/>
    <w:rsid w:val="00DF6F0E"/>
    <w:rsid w:val="00DF70C7"/>
    <w:rsid w:val="00E00A96"/>
    <w:rsid w:val="00E01143"/>
    <w:rsid w:val="00E0601F"/>
    <w:rsid w:val="00E11A60"/>
    <w:rsid w:val="00E25C6F"/>
    <w:rsid w:val="00E40B2D"/>
    <w:rsid w:val="00E41AC6"/>
    <w:rsid w:val="00E424A0"/>
    <w:rsid w:val="00E42E0B"/>
    <w:rsid w:val="00E50B6C"/>
    <w:rsid w:val="00E55C52"/>
    <w:rsid w:val="00E5678F"/>
    <w:rsid w:val="00E60820"/>
    <w:rsid w:val="00E71DCA"/>
    <w:rsid w:val="00E74E70"/>
    <w:rsid w:val="00E7633D"/>
    <w:rsid w:val="00E77E21"/>
    <w:rsid w:val="00E813D1"/>
    <w:rsid w:val="00E81590"/>
    <w:rsid w:val="00E81A4F"/>
    <w:rsid w:val="00E85B66"/>
    <w:rsid w:val="00E972A0"/>
    <w:rsid w:val="00E97488"/>
    <w:rsid w:val="00EC4530"/>
    <w:rsid w:val="00ED2282"/>
    <w:rsid w:val="00ED4B8F"/>
    <w:rsid w:val="00EE0297"/>
    <w:rsid w:val="00EE3109"/>
    <w:rsid w:val="00EE3B90"/>
    <w:rsid w:val="00EE690F"/>
    <w:rsid w:val="00EE78C6"/>
    <w:rsid w:val="00EF72E7"/>
    <w:rsid w:val="00F03F4F"/>
    <w:rsid w:val="00F05234"/>
    <w:rsid w:val="00F10A55"/>
    <w:rsid w:val="00F11019"/>
    <w:rsid w:val="00F138B1"/>
    <w:rsid w:val="00F174B7"/>
    <w:rsid w:val="00F2037C"/>
    <w:rsid w:val="00F22DEC"/>
    <w:rsid w:val="00F2384F"/>
    <w:rsid w:val="00F24083"/>
    <w:rsid w:val="00F27111"/>
    <w:rsid w:val="00F2719D"/>
    <w:rsid w:val="00F36C5A"/>
    <w:rsid w:val="00F37007"/>
    <w:rsid w:val="00F40FA7"/>
    <w:rsid w:val="00F42191"/>
    <w:rsid w:val="00F454CE"/>
    <w:rsid w:val="00F537F3"/>
    <w:rsid w:val="00F54A1E"/>
    <w:rsid w:val="00F5523B"/>
    <w:rsid w:val="00F63CB6"/>
    <w:rsid w:val="00F661E2"/>
    <w:rsid w:val="00F720C6"/>
    <w:rsid w:val="00F8111B"/>
    <w:rsid w:val="00F93838"/>
    <w:rsid w:val="00F940A1"/>
    <w:rsid w:val="00F97005"/>
    <w:rsid w:val="00F97830"/>
    <w:rsid w:val="00FA06C5"/>
    <w:rsid w:val="00FA7EC7"/>
    <w:rsid w:val="00FB4343"/>
    <w:rsid w:val="00FB7641"/>
    <w:rsid w:val="00FC5C9D"/>
    <w:rsid w:val="00FC6885"/>
    <w:rsid w:val="00FD37D0"/>
    <w:rsid w:val="00FD4D48"/>
    <w:rsid w:val="00FD5A24"/>
    <w:rsid w:val="00FD6620"/>
    <w:rsid w:val="00FD6F23"/>
    <w:rsid w:val="00FE50A5"/>
    <w:rsid w:val="00FE651E"/>
    <w:rsid w:val="00FF004E"/>
    <w:rsid w:val="00FF05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603"/>
  </w:style>
  <w:style w:type="paragraph" w:styleId="Heading1">
    <w:name w:val="heading 1"/>
    <w:basedOn w:val="Normal"/>
    <w:next w:val="Normal"/>
    <w:qFormat/>
    <w:rsid w:val="00CA0603"/>
    <w:pPr>
      <w:keepNext/>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0603"/>
    <w:pPr>
      <w:jc w:val="center"/>
    </w:pPr>
    <w:rPr>
      <w:b/>
      <w:bCs/>
      <w:sz w:val="24"/>
    </w:rPr>
  </w:style>
  <w:style w:type="paragraph" w:styleId="FootnoteText">
    <w:name w:val="footnote text"/>
    <w:basedOn w:val="Normal"/>
    <w:semiHidden/>
    <w:rsid w:val="00CA0603"/>
  </w:style>
  <w:style w:type="character" w:styleId="FootnoteReference">
    <w:name w:val="footnote reference"/>
    <w:basedOn w:val="DefaultParagraphFont"/>
    <w:semiHidden/>
    <w:rsid w:val="00CA0603"/>
    <w:rPr>
      <w:vertAlign w:val="superscript"/>
    </w:rPr>
  </w:style>
  <w:style w:type="paragraph" w:styleId="BodyText">
    <w:name w:val="Body Text"/>
    <w:basedOn w:val="Normal"/>
    <w:rsid w:val="00CA0603"/>
    <w:pPr>
      <w:jc w:val="both"/>
    </w:pPr>
  </w:style>
  <w:style w:type="paragraph" w:styleId="BodyTextIndent">
    <w:name w:val="Body Text Indent"/>
    <w:basedOn w:val="Normal"/>
    <w:rsid w:val="00CA0603"/>
    <w:pPr>
      <w:ind w:firstLine="360"/>
      <w:jc w:val="both"/>
    </w:pPr>
  </w:style>
  <w:style w:type="paragraph" w:styleId="BodyTextIndent2">
    <w:name w:val="Body Text Indent 2"/>
    <w:basedOn w:val="Normal"/>
    <w:rsid w:val="00CA0603"/>
    <w:pPr>
      <w:ind w:firstLine="270"/>
      <w:jc w:val="both"/>
    </w:pPr>
  </w:style>
  <w:style w:type="character" w:styleId="Hyperlink">
    <w:name w:val="Hyperlink"/>
    <w:basedOn w:val="DefaultParagraphFont"/>
    <w:rsid w:val="00CA0603"/>
    <w:rPr>
      <w:color w:val="0000FF"/>
      <w:u w:val="single"/>
    </w:rPr>
  </w:style>
  <w:style w:type="paragraph" w:styleId="Header">
    <w:name w:val="header"/>
    <w:basedOn w:val="Normal"/>
    <w:rsid w:val="005C6E3A"/>
    <w:pPr>
      <w:tabs>
        <w:tab w:val="center" w:pos="4320"/>
        <w:tab w:val="right" w:pos="8640"/>
      </w:tabs>
    </w:pPr>
  </w:style>
  <w:style w:type="paragraph" w:styleId="Footer">
    <w:name w:val="footer"/>
    <w:basedOn w:val="Normal"/>
    <w:rsid w:val="005C6E3A"/>
    <w:pPr>
      <w:tabs>
        <w:tab w:val="center" w:pos="4320"/>
        <w:tab w:val="right" w:pos="8640"/>
      </w:tabs>
    </w:pPr>
  </w:style>
  <w:style w:type="character" w:styleId="PageNumber">
    <w:name w:val="page number"/>
    <w:basedOn w:val="DefaultParagraphFont"/>
    <w:rsid w:val="005C6E3A"/>
  </w:style>
  <w:style w:type="paragraph" w:styleId="NoSpacing">
    <w:name w:val="No Spacing"/>
    <w:uiPriority w:val="1"/>
    <w:qFormat/>
    <w:rsid w:val="005E6521"/>
    <w:pPr>
      <w:ind w:left="1166" w:hanging="446"/>
    </w:pPr>
    <w:rPr>
      <w:rFonts w:ascii="Calibri" w:eastAsia="Calibri" w:hAnsi="Calibri"/>
      <w:sz w:val="22"/>
      <w:szCs w:val="22"/>
    </w:rPr>
  </w:style>
  <w:style w:type="character" w:styleId="HTMLCite">
    <w:name w:val="HTML Cite"/>
    <w:basedOn w:val="DefaultParagraphFont"/>
    <w:uiPriority w:val="99"/>
    <w:semiHidden/>
    <w:unhideWhenUsed/>
    <w:rsid w:val="00802D8A"/>
    <w:rPr>
      <w:i/>
      <w:iCs/>
    </w:rPr>
  </w:style>
  <w:style w:type="table" w:styleId="TableGrid">
    <w:name w:val="Table Grid"/>
    <w:basedOn w:val="TableNormal"/>
    <w:uiPriority w:val="59"/>
    <w:rsid w:val="00A47E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mblacktext">
    <w:name w:val="smblacktext"/>
    <w:basedOn w:val="DefaultParagraphFont"/>
    <w:rsid w:val="0085193B"/>
  </w:style>
  <w:style w:type="table" w:customStyle="1" w:styleId="LightShading1">
    <w:name w:val="Light Shading1"/>
    <w:basedOn w:val="TableNormal"/>
    <w:uiPriority w:val="60"/>
    <w:rsid w:val="003B1C8B"/>
    <w:pPr>
      <w:ind w:left="1166" w:hanging="446"/>
    </w:pPr>
    <w:rPr>
      <w:rFonts w:ascii="Calibri" w:eastAsia="Calibri" w:hAnsi="Calibri"/>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Normal"/>
    <w:uiPriority w:val="60"/>
    <w:rsid w:val="003B1C8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3A5658"/>
    <w:rPr>
      <w:rFonts w:ascii="Tahoma" w:hAnsi="Tahoma" w:cs="Tahoma"/>
      <w:sz w:val="16"/>
      <w:szCs w:val="16"/>
    </w:rPr>
  </w:style>
  <w:style w:type="character" w:customStyle="1" w:styleId="BalloonTextChar">
    <w:name w:val="Balloon Text Char"/>
    <w:basedOn w:val="DefaultParagraphFont"/>
    <w:link w:val="BalloonText"/>
    <w:uiPriority w:val="99"/>
    <w:semiHidden/>
    <w:rsid w:val="003A5658"/>
    <w:rPr>
      <w:rFonts w:ascii="Tahoma" w:hAnsi="Tahoma" w:cs="Tahoma"/>
      <w:sz w:val="16"/>
      <w:szCs w:val="16"/>
    </w:rPr>
  </w:style>
  <w:style w:type="character" w:styleId="PlaceholderText">
    <w:name w:val="Placeholder Text"/>
    <w:basedOn w:val="DefaultParagraphFont"/>
    <w:uiPriority w:val="99"/>
    <w:semiHidden/>
    <w:rsid w:val="006B7B87"/>
    <w:rPr>
      <w:color w:val="808080"/>
    </w:rPr>
  </w:style>
  <w:style w:type="character" w:styleId="CommentReference">
    <w:name w:val="annotation reference"/>
    <w:basedOn w:val="DefaultParagraphFont"/>
    <w:uiPriority w:val="99"/>
    <w:semiHidden/>
    <w:unhideWhenUsed/>
    <w:rsid w:val="007238FC"/>
    <w:rPr>
      <w:sz w:val="16"/>
      <w:szCs w:val="16"/>
    </w:rPr>
  </w:style>
  <w:style w:type="paragraph" w:styleId="CommentText">
    <w:name w:val="annotation text"/>
    <w:basedOn w:val="Normal"/>
    <w:link w:val="CommentTextChar"/>
    <w:uiPriority w:val="99"/>
    <w:semiHidden/>
    <w:unhideWhenUsed/>
    <w:rsid w:val="007238FC"/>
  </w:style>
  <w:style w:type="character" w:customStyle="1" w:styleId="CommentTextChar">
    <w:name w:val="Comment Text Char"/>
    <w:basedOn w:val="DefaultParagraphFont"/>
    <w:link w:val="CommentText"/>
    <w:uiPriority w:val="99"/>
    <w:semiHidden/>
    <w:rsid w:val="007238FC"/>
  </w:style>
  <w:style w:type="paragraph" w:styleId="CommentSubject">
    <w:name w:val="annotation subject"/>
    <w:basedOn w:val="CommentText"/>
    <w:next w:val="CommentText"/>
    <w:link w:val="CommentSubjectChar"/>
    <w:uiPriority w:val="99"/>
    <w:semiHidden/>
    <w:unhideWhenUsed/>
    <w:rsid w:val="007238FC"/>
    <w:rPr>
      <w:b/>
      <w:bCs/>
    </w:rPr>
  </w:style>
  <w:style w:type="character" w:customStyle="1" w:styleId="CommentSubjectChar">
    <w:name w:val="Comment Subject Char"/>
    <w:basedOn w:val="CommentTextChar"/>
    <w:link w:val="CommentSubject"/>
    <w:uiPriority w:val="99"/>
    <w:semiHidden/>
    <w:rsid w:val="007238FC"/>
    <w:rPr>
      <w:b/>
      <w:bCs/>
    </w:rPr>
  </w:style>
  <w:style w:type="paragraph" w:styleId="ListParagraph">
    <w:name w:val="List Paragraph"/>
    <w:basedOn w:val="Normal"/>
    <w:uiPriority w:val="34"/>
    <w:qFormat/>
    <w:rsid w:val="009D2E22"/>
    <w:pPr>
      <w:ind w:left="720"/>
      <w:contextualSpacing/>
    </w:pPr>
  </w:style>
  <w:style w:type="character" w:customStyle="1" w:styleId="il">
    <w:name w:val="il"/>
    <w:basedOn w:val="DefaultParagraphFont"/>
    <w:rsid w:val="00BB3E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603"/>
  </w:style>
  <w:style w:type="paragraph" w:styleId="Heading1">
    <w:name w:val="heading 1"/>
    <w:basedOn w:val="Normal"/>
    <w:next w:val="Normal"/>
    <w:qFormat/>
    <w:rsid w:val="00CA0603"/>
    <w:pPr>
      <w:keepNext/>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0603"/>
    <w:pPr>
      <w:jc w:val="center"/>
    </w:pPr>
    <w:rPr>
      <w:b/>
      <w:bCs/>
      <w:sz w:val="24"/>
    </w:rPr>
  </w:style>
  <w:style w:type="paragraph" w:styleId="FootnoteText">
    <w:name w:val="footnote text"/>
    <w:basedOn w:val="Normal"/>
    <w:semiHidden/>
    <w:rsid w:val="00CA0603"/>
  </w:style>
  <w:style w:type="character" w:styleId="FootnoteReference">
    <w:name w:val="footnote reference"/>
    <w:basedOn w:val="DefaultParagraphFont"/>
    <w:semiHidden/>
    <w:rsid w:val="00CA0603"/>
    <w:rPr>
      <w:vertAlign w:val="superscript"/>
    </w:rPr>
  </w:style>
  <w:style w:type="paragraph" w:styleId="BodyText">
    <w:name w:val="Body Text"/>
    <w:basedOn w:val="Normal"/>
    <w:rsid w:val="00CA0603"/>
    <w:pPr>
      <w:jc w:val="both"/>
    </w:pPr>
  </w:style>
  <w:style w:type="paragraph" w:styleId="BodyTextIndent">
    <w:name w:val="Body Text Indent"/>
    <w:basedOn w:val="Normal"/>
    <w:rsid w:val="00CA0603"/>
    <w:pPr>
      <w:ind w:firstLine="360"/>
      <w:jc w:val="both"/>
    </w:pPr>
  </w:style>
  <w:style w:type="paragraph" w:styleId="BodyTextIndent2">
    <w:name w:val="Body Text Indent 2"/>
    <w:basedOn w:val="Normal"/>
    <w:rsid w:val="00CA0603"/>
    <w:pPr>
      <w:ind w:firstLine="270"/>
      <w:jc w:val="both"/>
    </w:pPr>
  </w:style>
  <w:style w:type="character" w:styleId="Hyperlink">
    <w:name w:val="Hyperlink"/>
    <w:basedOn w:val="DefaultParagraphFont"/>
    <w:rsid w:val="00CA0603"/>
    <w:rPr>
      <w:color w:val="0000FF"/>
      <w:u w:val="single"/>
    </w:rPr>
  </w:style>
  <w:style w:type="paragraph" w:styleId="Header">
    <w:name w:val="header"/>
    <w:basedOn w:val="Normal"/>
    <w:rsid w:val="005C6E3A"/>
    <w:pPr>
      <w:tabs>
        <w:tab w:val="center" w:pos="4320"/>
        <w:tab w:val="right" w:pos="8640"/>
      </w:tabs>
    </w:pPr>
  </w:style>
  <w:style w:type="paragraph" w:styleId="Footer">
    <w:name w:val="footer"/>
    <w:basedOn w:val="Normal"/>
    <w:rsid w:val="005C6E3A"/>
    <w:pPr>
      <w:tabs>
        <w:tab w:val="center" w:pos="4320"/>
        <w:tab w:val="right" w:pos="8640"/>
      </w:tabs>
    </w:pPr>
  </w:style>
  <w:style w:type="character" w:styleId="PageNumber">
    <w:name w:val="page number"/>
    <w:basedOn w:val="DefaultParagraphFont"/>
    <w:rsid w:val="005C6E3A"/>
  </w:style>
  <w:style w:type="paragraph" w:styleId="NoSpacing">
    <w:name w:val="No Spacing"/>
    <w:uiPriority w:val="1"/>
    <w:qFormat/>
    <w:rsid w:val="005E6521"/>
    <w:pPr>
      <w:ind w:left="1166" w:hanging="446"/>
    </w:pPr>
    <w:rPr>
      <w:rFonts w:ascii="Calibri" w:eastAsia="Calibri" w:hAnsi="Calibri"/>
      <w:sz w:val="22"/>
      <w:szCs w:val="22"/>
    </w:rPr>
  </w:style>
  <w:style w:type="character" w:styleId="HTMLCite">
    <w:name w:val="HTML Cite"/>
    <w:basedOn w:val="DefaultParagraphFont"/>
    <w:uiPriority w:val="99"/>
    <w:semiHidden/>
    <w:unhideWhenUsed/>
    <w:rsid w:val="00802D8A"/>
    <w:rPr>
      <w:i/>
      <w:iCs/>
    </w:rPr>
  </w:style>
  <w:style w:type="table" w:styleId="TableGrid">
    <w:name w:val="Table Grid"/>
    <w:basedOn w:val="TableNormal"/>
    <w:uiPriority w:val="59"/>
    <w:rsid w:val="00A47E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mblacktext">
    <w:name w:val="smblacktext"/>
    <w:basedOn w:val="DefaultParagraphFont"/>
    <w:rsid w:val="0085193B"/>
  </w:style>
  <w:style w:type="table" w:customStyle="1" w:styleId="LightShading1">
    <w:name w:val="Light Shading1"/>
    <w:basedOn w:val="TableNormal"/>
    <w:uiPriority w:val="60"/>
    <w:rsid w:val="003B1C8B"/>
    <w:pPr>
      <w:ind w:left="1166" w:hanging="446"/>
    </w:pPr>
    <w:rPr>
      <w:rFonts w:ascii="Calibri" w:eastAsia="Calibri" w:hAnsi="Calibri"/>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Normal"/>
    <w:uiPriority w:val="60"/>
    <w:rsid w:val="003B1C8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3A5658"/>
    <w:rPr>
      <w:rFonts w:ascii="Tahoma" w:hAnsi="Tahoma" w:cs="Tahoma"/>
      <w:sz w:val="16"/>
      <w:szCs w:val="16"/>
    </w:rPr>
  </w:style>
  <w:style w:type="character" w:customStyle="1" w:styleId="BalloonTextChar">
    <w:name w:val="Balloon Text Char"/>
    <w:basedOn w:val="DefaultParagraphFont"/>
    <w:link w:val="BalloonText"/>
    <w:uiPriority w:val="99"/>
    <w:semiHidden/>
    <w:rsid w:val="003A5658"/>
    <w:rPr>
      <w:rFonts w:ascii="Tahoma" w:hAnsi="Tahoma" w:cs="Tahoma"/>
      <w:sz w:val="16"/>
      <w:szCs w:val="16"/>
    </w:rPr>
  </w:style>
  <w:style w:type="character" w:styleId="PlaceholderText">
    <w:name w:val="Placeholder Text"/>
    <w:basedOn w:val="DefaultParagraphFont"/>
    <w:uiPriority w:val="99"/>
    <w:semiHidden/>
    <w:rsid w:val="006B7B87"/>
    <w:rPr>
      <w:color w:val="808080"/>
    </w:rPr>
  </w:style>
  <w:style w:type="character" w:styleId="CommentReference">
    <w:name w:val="annotation reference"/>
    <w:basedOn w:val="DefaultParagraphFont"/>
    <w:uiPriority w:val="99"/>
    <w:semiHidden/>
    <w:unhideWhenUsed/>
    <w:rsid w:val="007238FC"/>
    <w:rPr>
      <w:sz w:val="16"/>
      <w:szCs w:val="16"/>
    </w:rPr>
  </w:style>
  <w:style w:type="paragraph" w:styleId="CommentText">
    <w:name w:val="annotation text"/>
    <w:basedOn w:val="Normal"/>
    <w:link w:val="CommentTextChar"/>
    <w:uiPriority w:val="99"/>
    <w:semiHidden/>
    <w:unhideWhenUsed/>
    <w:rsid w:val="007238FC"/>
  </w:style>
  <w:style w:type="character" w:customStyle="1" w:styleId="CommentTextChar">
    <w:name w:val="Comment Text Char"/>
    <w:basedOn w:val="DefaultParagraphFont"/>
    <w:link w:val="CommentText"/>
    <w:uiPriority w:val="99"/>
    <w:semiHidden/>
    <w:rsid w:val="007238FC"/>
  </w:style>
  <w:style w:type="paragraph" w:styleId="CommentSubject">
    <w:name w:val="annotation subject"/>
    <w:basedOn w:val="CommentText"/>
    <w:next w:val="CommentText"/>
    <w:link w:val="CommentSubjectChar"/>
    <w:uiPriority w:val="99"/>
    <w:semiHidden/>
    <w:unhideWhenUsed/>
    <w:rsid w:val="007238FC"/>
    <w:rPr>
      <w:b/>
      <w:bCs/>
    </w:rPr>
  </w:style>
  <w:style w:type="character" w:customStyle="1" w:styleId="CommentSubjectChar">
    <w:name w:val="Comment Subject Char"/>
    <w:basedOn w:val="CommentTextChar"/>
    <w:link w:val="CommentSubject"/>
    <w:uiPriority w:val="99"/>
    <w:semiHidden/>
    <w:rsid w:val="007238FC"/>
    <w:rPr>
      <w:b/>
      <w:bCs/>
    </w:rPr>
  </w:style>
  <w:style w:type="paragraph" w:styleId="ListParagraph">
    <w:name w:val="List Paragraph"/>
    <w:basedOn w:val="Normal"/>
    <w:uiPriority w:val="34"/>
    <w:qFormat/>
    <w:rsid w:val="009D2E22"/>
    <w:pPr>
      <w:ind w:left="720"/>
      <w:contextualSpacing/>
    </w:pPr>
  </w:style>
  <w:style w:type="character" w:customStyle="1" w:styleId="il">
    <w:name w:val="il"/>
    <w:basedOn w:val="DefaultParagraphFont"/>
    <w:rsid w:val="00BB3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29078">
      <w:bodyDiv w:val="1"/>
      <w:marLeft w:val="0"/>
      <w:marRight w:val="0"/>
      <w:marTop w:val="0"/>
      <w:marBottom w:val="0"/>
      <w:divBdr>
        <w:top w:val="none" w:sz="0" w:space="0" w:color="auto"/>
        <w:left w:val="none" w:sz="0" w:space="0" w:color="auto"/>
        <w:bottom w:val="none" w:sz="0" w:space="0" w:color="auto"/>
        <w:right w:val="none" w:sz="0" w:space="0" w:color="auto"/>
      </w:divBdr>
    </w:div>
    <w:div w:id="239408830">
      <w:bodyDiv w:val="1"/>
      <w:marLeft w:val="0"/>
      <w:marRight w:val="0"/>
      <w:marTop w:val="0"/>
      <w:marBottom w:val="0"/>
      <w:divBdr>
        <w:top w:val="none" w:sz="0" w:space="0" w:color="auto"/>
        <w:left w:val="none" w:sz="0" w:space="0" w:color="auto"/>
        <w:bottom w:val="none" w:sz="0" w:space="0" w:color="auto"/>
        <w:right w:val="none" w:sz="0" w:space="0" w:color="auto"/>
      </w:divBdr>
    </w:div>
    <w:div w:id="430735185">
      <w:bodyDiv w:val="1"/>
      <w:marLeft w:val="0"/>
      <w:marRight w:val="0"/>
      <w:marTop w:val="0"/>
      <w:marBottom w:val="0"/>
      <w:divBdr>
        <w:top w:val="none" w:sz="0" w:space="0" w:color="auto"/>
        <w:left w:val="none" w:sz="0" w:space="0" w:color="auto"/>
        <w:bottom w:val="none" w:sz="0" w:space="0" w:color="auto"/>
        <w:right w:val="none" w:sz="0" w:space="0" w:color="auto"/>
      </w:divBdr>
    </w:div>
    <w:div w:id="444352201">
      <w:bodyDiv w:val="1"/>
      <w:marLeft w:val="0"/>
      <w:marRight w:val="0"/>
      <w:marTop w:val="0"/>
      <w:marBottom w:val="0"/>
      <w:divBdr>
        <w:top w:val="none" w:sz="0" w:space="0" w:color="auto"/>
        <w:left w:val="none" w:sz="0" w:space="0" w:color="auto"/>
        <w:bottom w:val="none" w:sz="0" w:space="0" w:color="auto"/>
        <w:right w:val="none" w:sz="0" w:space="0" w:color="auto"/>
      </w:divBdr>
    </w:div>
    <w:div w:id="450973028">
      <w:bodyDiv w:val="1"/>
      <w:marLeft w:val="0"/>
      <w:marRight w:val="0"/>
      <w:marTop w:val="0"/>
      <w:marBottom w:val="0"/>
      <w:divBdr>
        <w:top w:val="none" w:sz="0" w:space="0" w:color="auto"/>
        <w:left w:val="none" w:sz="0" w:space="0" w:color="auto"/>
        <w:bottom w:val="none" w:sz="0" w:space="0" w:color="auto"/>
        <w:right w:val="none" w:sz="0" w:space="0" w:color="auto"/>
      </w:divBdr>
    </w:div>
    <w:div w:id="514156414">
      <w:bodyDiv w:val="1"/>
      <w:marLeft w:val="0"/>
      <w:marRight w:val="0"/>
      <w:marTop w:val="0"/>
      <w:marBottom w:val="0"/>
      <w:divBdr>
        <w:top w:val="none" w:sz="0" w:space="0" w:color="auto"/>
        <w:left w:val="none" w:sz="0" w:space="0" w:color="auto"/>
        <w:bottom w:val="none" w:sz="0" w:space="0" w:color="auto"/>
        <w:right w:val="none" w:sz="0" w:space="0" w:color="auto"/>
      </w:divBdr>
    </w:div>
    <w:div w:id="639966826">
      <w:bodyDiv w:val="1"/>
      <w:marLeft w:val="0"/>
      <w:marRight w:val="0"/>
      <w:marTop w:val="0"/>
      <w:marBottom w:val="0"/>
      <w:divBdr>
        <w:top w:val="none" w:sz="0" w:space="0" w:color="auto"/>
        <w:left w:val="none" w:sz="0" w:space="0" w:color="auto"/>
        <w:bottom w:val="none" w:sz="0" w:space="0" w:color="auto"/>
        <w:right w:val="none" w:sz="0" w:space="0" w:color="auto"/>
      </w:divBdr>
    </w:div>
    <w:div w:id="808327970">
      <w:bodyDiv w:val="1"/>
      <w:marLeft w:val="0"/>
      <w:marRight w:val="0"/>
      <w:marTop w:val="0"/>
      <w:marBottom w:val="0"/>
      <w:divBdr>
        <w:top w:val="none" w:sz="0" w:space="0" w:color="auto"/>
        <w:left w:val="none" w:sz="0" w:space="0" w:color="auto"/>
        <w:bottom w:val="none" w:sz="0" w:space="0" w:color="auto"/>
        <w:right w:val="none" w:sz="0" w:space="0" w:color="auto"/>
      </w:divBdr>
    </w:div>
    <w:div w:id="851379644">
      <w:bodyDiv w:val="1"/>
      <w:marLeft w:val="0"/>
      <w:marRight w:val="0"/>
      <w:marTop w:val="0"/>
      <w:marBottom w:val="0"/>
      <w:divBdr>
        <w:top w:val="none" w:sz="0" w:space="0" w:color="auto"/>
        <w:left w:val="none" w:sz="0" w:space="0" w:color="auto"/>
        <w:bottom w:val="none" w:sz="0" w:space="0" w:color="auto"/>
        <w:right w:val="none" w:sz="0" w:space="0" w:color="auto"/>
      </w:divBdr>
    </w:div>
    <w:div w:id="1050299297">
      <w:bodyDiv w:val="1"/>
      <w:marLeft w:val="0"/>
      <w:marRight w:val="0"/>
      <w:marTop w:val="0"/>
      <w:marBottom w:val="0"/>
      <w:divBdr>
        <w:top w:val="none" w:sz="0" w:space="0" w:color="auto"/>
        <w:left w:val="none" w:sz="0" w:space="0" w:color="auto"/>
        <w:bottom w:val="none" w:sz="0" w:space="0" w:color="auto"/>
        <w:right w:val="none" w:sz="0" w:space="0" w:color="auto"/>
      </w:divBdr>
    </w:div>
    <w:div w:id="1071074170">
      <w:bodyDiv w:val="1"/>
      <w:marLeft w:val="0"/>
      <w:marRight w:val="0"/>
      <w:marTop w:val="0"/>
      <w:marBottom w:val="0"/>
      <w:divBdr>
        <w:top w:val="none" w:sz="0" w:space="0" w:color="auto"/>
        <w:left w:val="none" w:sz="0" w:space="0" w:color="auto"/>
        <w:bottom w:val="none" w:sz="0" w:space="0" w:color="auto"/>
        <w:right w:val="none" w:sz="0" w:space="0" w:color="auto"/>
      </w:divBdr>
    </w:div>
    <w:div w:id="1139422735">
      <w:bodyDiv w:val="1"/>
      <w:marLeft w:val="0"/>
      <w:marRight w:val="0"/>
      <w:marTop w:val="0"/>
      <w:marBottom w:val="0"/>
      <w:divBdr>
        <w:top w:val="none" w:sz="0" w:space="0" w:color="auto"/>
        <w:left w:val="none" w:sz="0" w:space="0" w:color="auto"/>
        <w:bottom w:val="none" w:sz="0" w:space="0" w:color="auto"/>
        <w:right w:val="none" w:sz="0" w:space="0" w:color="auto"/>
      </w:divBdr>
    </w:div>
    <w:div w:id="1310327911">
      <w:bodyDiv w:val="1"/>
      <w:marLeft w:val="0"/>
      <w:marRight w:val="0"/>
      <w:marTop w:val="0"/>
      <w:marBottom w:val="0"/>
      <w:divBdr>
        <w:top w:val="none" w:sz="0" w:space="0" w:color="auto"/>
        <w:left w:val="none" w:sz="0" w:space="0" w:color="auto"/>
        <w:bottom w:val="none" w:sz="0" w:space="0" w:color="auto"/>
        <w:right w:val="none" w:sz="0" w:space="0" w:color="auto"/>
      </w:divBdr>
    </w:div>
    <w:div w:id="1344744659">
      <w:bodyDiv w:val="1"/>
      <w:marLeft w:val="0"/>
      <w:marRight w:val="0"/>
      <w:marTop w:val="0"/>
      <w:marBottom w:val="0"/>
      <w:divBdr>
        <w:top w:val="none" w:sz="0" w:space="0" w:color="auto"/>
        <w:left w:val="none" w:sz="0" w:space="0" w:color="auto"/>
        <w:bottom w:val="none" w:sz="0" w:space="0" w:color="auto"/>
        <w:right w:val="none" w:sz="0" w:space="0" w:color="auto"/>
      </w:divBdr>
    </w:div>
    <w:div w:id="1518689808">
      <w:bodyDiv w:val="1"/>
      <w:marLeft w:val="0"/>
      <w:marRight w:val="0"/>
      <w:marTop w:val="0"/>
      <w:marBottom w:val="0"/>
      <w:divBdr>
        <w:top w:val="none" w:sz="0" w:space="0" w:color="auto"/>
        <w:left w:val="none" w:sz="0" w:space="0" w:color="auto"/>
        <w:bottom w:val="none" w:sz="0" w:space="0" w:color="auto"/>
        <w:right w:val="none" w:sz="0" w:space="0" w:color="auto"/>
      </w:divBdr>
    </w:div>
    <w:div w:id="1702851979">
      <w:bodyDiv w:val="1"/>
      <w:marLeft w:val="0"/>
      <w:marRight w:val="0"/>
      <w:marTop w:val="0"/>
      <w:marBottom w:val="0"/>
      <w:divBdr>
        <w:top w:val="none" w:sz="0" w:space="0" w:color="auto"/>
        <w:left w:val="none" w:sz="0" w:space="0" w:color="auto"/>
        <w:bottom w:val="none" w:sz="0" w:space="0" w:color="auto"/>
        <w:right w:val="none" w:sz="0" w:space="0" w:color="auto"/>
      </w:divBdr>
    </w:div>
    <w:div w:id="1743333552">
      <w:bodyDiv w:val="1"/>
      <w:marLeft w:val="0"/>
      <w:marRight w:val="0"/>
      <w:marTop w:val="0"/>
      <w:marBottom w:val="0"/>
      <w:divBdr>
        <w:top w:val="none" w:sz="0" w:space="0" w:color="auto"/>
        <w:left w:val="none" w:sz="0" w:space="0" w:color="auto"/>
        <w:bottom w:val="none" w:sz="0" w:space="0" w:color="auto"/>
        <w:right w:val="none" w:sz="0" w:space="0" w:color="auto"/>
      </w:divBdr>
    </w:div>
    <w:div w:id="1747070343">
      <w:bodyDiv w:val="1"/>
      <w:marLeft w:val="0"/>
      <w:marRight w:val="0"/>
      <w:marTop w:val="0"/>
      <w:marBottom w:val="0"/>
      <w:divBdr>
        <w:top w:val="none" w:sz="0" w:space="0" w:color="auto"/>
        <w:left w:val="none" w:sz="0" w:space="0" w:color="auto"/>
        <w:bottom w:val="none" w:sz="0" w:space="0" w:color="auto"/>
        <w:right w:val="none" w:sz="0" w:space="0" w:color="auto"/>
      </w:divBdr>
    </w:div>
    <w:div w:id="1843473061">
      <w:bodyDiv w:val="1"/>
      <w:marLeft w:val="0"/>
      <w:marRight w:val="0"/>
      <w:marTop w:val="0"/>
      <w:marBottom w:val="0"/>
      <w:divBdr>
        <w:top w:val="none" w:sz="0" w:space="0" w:color="auto"/>
        <w:left w:val="none" w:sz="0" w:space="0" w:color="auto"/>
        <w:bottom w:val="none" w:sz="0" w:space="0" w:color="auto"/>
        <w:right w:val="none" w:sz="0" w:space="0" w:color="auto"/>
      </w:divBdr>
    </w:div>
    <w:div w:id="1865048706">
      <w:bodyDiv w:val="1"/>
      <w:marLeft w:val="0"/>
      <w:marRight w:val="0"/>
      <w:marTop w:val="0"/>
      <w:marBottom w:val="0"/>
      <w:divBdr>
        <w:top w:val="none" w:sz="0" w:space="0" w:color="auto"/>
        <w:left w:val="none" w:sz="0" w:space="0" w:color="auto"/>
        <w:bottom w:val="none" w:sz="0" w:space="0" w:color="auto"/>
        <w:right w:val="none" w:sz="0" w:space="0" w:color="auto"/>
      </w:divBdr>
    </w:div>
    <w:div w:id="1895658692">
      <w:bodyDiv w:val="1"/>
      <w:marLeft w:val="0"/>
      <w:marRight w:val="0"/>
      <w:marTop w:val="0"/>
      <w:marBottom w:val="0"/>
      <w:divBdr>
        <w:top w:val="none" w:sz="0" w:space="0" w:color="auto"/>
        <w:left w:val="none" w:sz="0" w:space="0" w:color="auto"/>
        <w:bottom w:val="none" w:sz="0" w:space="0" w:color="auto"/>
        <w:right w:val="none" w:sz="0" w:space="0" w:color="auto"/>
      </w:divBdr>
    </w:div>
    <w:div w:id="1982074492">
      <w:bodyDiv w:val="1"/>
      <w:marLeft w:val="0"/>
      <w:marRight w:val="0"/>
      <w:marTop w:val="0"/>
      <w:marBottom w:val="0"/>
      <w:divBdr>
        <w:top w:val="none" w:sz="0" w:space="0" w:color="auto"/>
        <w:left w:val="none" w:sz="0" w:space="0" w:color="auto"/>
        <w:bottom w:val="none" w:sz="0" w:space="0" w:color="auto"/>
        <w:right w:val="none" w:sz="0" w:space="0" w:color="auto"/>
      </w:divBdr>
    </w:div>
    <w:div w:id="2043436767">
      <w:bodyDiv w:val="1"/>
      <w:marLeft w:val="0"/>
      <w:marRight w:val="0"/>
      <w:marTop w:val="0"/>
      <w:marBottom w:val="0"/>
      <w:divBdr>
        <w:top w:val="none" w:sz="0" w:space="0" w:color="auto"/>
        <w:left w:val="none" w:sz="0" w:space="0" w:color="auto"/>
        <w:bottom w:val="none" w:sz="0" w:space="0" w:color="auto"/>
        <w:right w:val="none" w:sz="0" w:space="0" w:color="auto"/>
      </w:divBdr>
    </w:div>
    <w:div w:id="2079209551">
      <w:bodyDiv w:val="1"/>
      <w:marLeft w:val="0"/>
      <w:marRight w:val="0"/>
      <w:marTop w:val="0"/>
      <w:marBottom w:val="0"/>
      <w:divBdr>
        <w:top w:val="none" w:sz="0" w:space="0" w:color="auto"/>
        <w:left w:val="none" w:sz="0" w:space="0" w:color="auto"/>
        <w:bottom w:val="none" w:sz="0" w:space="0" w:color="auto"/>
        <w:right w:val="none" w:sz="0" w:space="0" w:color="auto"/>
      </w:divBdr>
    </w:div>
    <w:div w:id="208333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100B2-86ED-4485-97CA-84224A395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Papers for the 6th U.S. National Combustion Meeting</vt:lpstr>
    </vt:vector>
  </TitlesOfParts>
  <Company>Purdue University</Company>
  <LinksUpToDate>false</LinksUpToDate>
  <CharactersWithSpaces>22485</CharactersWithSpaces>
  <SharedDoc>false</SharedDoc>
  <HLinks>
    <vt:vector size="18" baseType="variant">
      <vt:variant>
        <vt:i4>19</vt:i4>
      </vt:variant>
      <vt:variant>
        <vt:i4>6</vt:i4>
      </vt:variant>
      <vt:variant>
        <vt:i4>0</vt:i4>
      </vt:variant>
      <vt:variant>
        <vt:i4>5</vt:i4>
      </vt:variant>
      <vt:variant>
        <vt:lpwstr>http://ida.lib.uidaho.edu:2868/controller/servlet/Controller?CID=quickSearchCitationFormat&amp;searchWord1=%7bOhji%2C+Hiroshi%7d&amp;section1=AU&amp;database=1&amp;yearselect=yearrange&amp;sort=yr</vt:lpwstr>
      </vt:variant>
      <vt:variant>
        <vt:lpwstr/>
      </vt:variant>
      <vt:variant>
        <vt:i4>2949157</vt:i4>
      </vt:variant>
      <vt:variant>
        <vt:i4>3</vt:i4>
      </vt:variant>
      <vt:variant>
        <vt:i4>0</vt:i4>
      </vt:variant>
      <vt:variant>
        <vt:i4>5</vt:i4>
      </vt:variant>
      <vt:variant>
        <vt:lpwstr>http://ida.lib.uidaho.edu:2868/controller/servlet/Controller?CID=quickSearchCitationFormat&amp;searchWord1=%7bYamashita%2C+Akira%7d&amp;section1=AU&amp;database=1&amp;yearselect=yearrange&amp;sort=yr</vt:lpwstr>
      </vt:variant>
      <vt:variant>
        <vt:lpwstr/>
      </vt:variant>
      <vt:variant>
        <vt:i4>917505</vt:i4>
      </vt:variant>
      <vt:variant>
        <vt:i4>0</vt:i4>
      </vt:variant>
      <vt:variant>
        <vt:i4>0</vt:i4>
      </vt:variant>
      <vt:variant>
        <vt:i4>5</vt:i4>
      </vt:variant>
      <vt:variant>
        <vt:lpwstr>http://ida.lib.uidaho.edu:2868/controller/servlet/Controller?CID=quickSearchCitationFormat&amp;searchWord1=%7bTsutsumi%2C+Kazuhiko%7d&amp;section1=AU&amp;database=1&amp;yearselect=yearrange&amp;sort=yr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Papers for the 6th U.S. National Combustion Meeting</dc:title>
  <dc:creator>J.P. Gore (updated: C.E.A. Finney 2008-11-02)</dc:creator>
  <cp:lastModifiedBy>sili</cp:lastModifiedBy>
  <cp:revision>3</cp:revision>
  <cp:lastPrinted>2009-09-10T18:55:00Z</cp:lastPrinted>
  <dcterms:created xsi:type="dcterms:W3CDTF">2013-12-08T05:40:00Z</dcterms:created>
  <dcterms:modified xsi:type="dcterms:W3CDTF">2013-12-08T05:42:00Z</dcterms:modified>
</cp:coreProperties>
</file>